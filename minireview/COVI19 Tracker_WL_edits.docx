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376CA" w14:textId="722BE689" w:rsidR="00072406" w:rsidRPr="004C4657" w:rsidRDefault="00C03FD6" w:rsidP="004C465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Global Tracker of Antibody Therapeutics for the Prevention and Treatment of COVID-19</w:t>
      </w:r>
    </w:p>
    <w:p w14:paraId="73908249" w14:textId="3F566713" w:rsidR="007A0556" w:rsidRPr="004C4657" w:rsidRDefault="007A0556" w:rsidP="004C4657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Abstract</w:t>
      </w:r>
      <w:r w:rsidR="00E90011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(</w:t>
      </w:r>
      <w:r w:rsidR="00E90011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250 words</w:t>
      </w:r>
      <w:r w:rsidR="00E90011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)</w:t>
      </w:r>
    </w:p>
    <w:p w14:paraId="2C0813F2" w14:textId="407CD14A" w:rsidR="00CD10CF" w:rsidRPr="004C4657" w:rsidRDefault="00492CF4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del w:id="0" w:author="Weihan Liu" w:date="2020-07-04T23:01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As the</w:delText>
        </w:r>
      </w:del>
      <w:ins w:id="1" w:author="Weihan Liu" w:date="2020-07-04T23:0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Facing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COVID-19 pandemic </w:t>
      </w:r>
      <w:del w:id="2" w:author="Weihan Liu" w:date="2020-07-04T23:01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is the</w:delText>
        </w:r>
      </w:del>
      <w:ins w:id="3" w:author="Weihan Liu" w:date="2020-07-04T23:0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as a major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global healthcare crisis, scientists worldwide are collaborating to prevent or treat COVID-19.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  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Antibody therapeutics hold enormous promise for treatment of COVID-19. Chinese Antibody Society, in collaboration with </w:t>
      </w:r>
      <w:hyperlink r:id="rId5" w:history="1">
        <w:r w:rsidRPr="004C4657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The</w:t>
        </w:r>
      </w:hyperlink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6" w:history="1">
        <w:r w:rsidRPr="004C4657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Antibody Society</w:t>
        </w:r>
      </w:hyperlink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developed the “COVID-19 Therapeutic Antibody Tracker” (“Tracker”) to track the worldwide antibody-based </w:t>
      </w:r>
      <w:r w:rsidR="00413397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COVID-19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therapeutics</w:t>
      </w:r>
      <w:r w:rsidR="00413397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in preclinical and clinical development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CD10CF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All the data were collected from the public domain and </w:t>
      </w:r>
      <w:r w:rsidR="00D21BDA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cross </w:t>
      </w:r>
      <w:r w:rsidR="00CD10CF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verified manually by volunteers.</w:t>
      </w:r>
    </w:p>
    <w:p w14:paraId="2640CEFF" w14:textId="4B52AB8E" w:rsidR="00CD10CF" w:rsidRPr="004C4657" w:rsidRDefault="00CD10CF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del w:id="4" w:author="Weihan Liu" w:date="2020-07-04T23:02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highlight w:val="yellow"/>
            <w:shd w:val="clear" w:color="auto" w:fill="FFFFFF"/>
          </w:rPr>
          <w:delText>Add one sentence to describe how to build the tracker by Weihan/Xinyu/… ?</w:delText>
        </w:r>
      </w:del>
      <w:ins w:id="5" w:author="Weihan Liu" w:date="2020-07-04T23:0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The tracker is integrated into Chinese Antibody Society’s </w:t>
        </w:r>
      </w:ins>
      <w:ins w:id="6" w:author="Weihan Liu" w:date="2020-07-04T23:03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website using WordPress system. The data is regularly updated </w:t>
        </w:r>
      </w:ins>
      <w:ins w:id="7" w:author="Weihan Liu" w:date="2020-07-04T23:04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and proofread, and we also conducted exploratory data analysi</w:t>
        </w:r>
      </w:ins>
      <w:ins w:id="8" w:author="Weihan Liu" w:date="2020-07-04T23:05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s and present visualizations of the latest trends on the tracker. </w:t>
        </w:r>
      </w:ins>
      <w:ins w:id="9" w:author="Weihan Liu" w:date="2020-07-04T23:04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 </w:t>
        </w:r>
      </w:ins>
    </w:p>
    <w:p w14:paraId="250E73BE" w14:textId="37390B3A" w:rsidR="00BF1F9C" w:rsidRPr="004C4657" w:rsidRDefault="00A60F4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We categorized the data mainly depending on their target</w:t>
      </w:r>
      <w:ins w:id="10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, format</w:t>
      </w:r>
      <w:ins w:id="11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, status of development, developer</w:t>
      </w:r>
      <w:ins w:id="12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countr</w:t>
      </w:r>
      <w:ins w:id="13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ies</w:t>
        </w:r>
      </w:ins>
      <w:del w:id="14" w:author="Weihan Liu" w:date="2020-07-04T23:06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y</w:delText>
        </w:r>
      </w:del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D10CF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Among the</w:t>
      </w:r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CD10CF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programs and molecules, </w:t>
      </w:r>
      <w:r w:rsidR="00AD7BF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over half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 the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COVID-19 antibody therapeutic candidates </w:t>
      </w:r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are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targeting the </w:t>
      </w:r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SARS-COV-2 S protein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proofErr w:type="spellStart"/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mAb</w:t>
      </w:r>
      <w:proofErr w:type="spellEnd"/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</w:t>
      </w:r>
      <w:ins w:id="15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.</w:t>
        </w:r>
      </w:ins>
      <w:del w:id="16" w:author="Weihan Liu" w:date="2020-07-04T23:06:00Z">
        <w:r w:rsidR="004A38F8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,</w:delText>
        </w:r>
      </w:del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ins w:id="17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H</w:t>
        </w:r>
      </w:ins>
      <w:del w:id="18" w:author="Weihan Liu" w:date="2020-07-04T23:06:00Z">
        <w:r w:rsidR="004A38F8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h</w:delText>
        </w:r>
      </w:del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owever</w:t>
      </w:r>
      <w:ins w:id="19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,</w:t>
        </w:r>
      </w:ins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most of them are</w:t>
      </w:r>
      <w:ins w:id="20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still</w:t>
        </w:r>
      </w:ins>
      <w:r w:rsidR="004A38F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discovery or preclinic</w:t>
      </w:r>
      <w:ins w:id="21" w:author="Weihan Liu" w:date="2020-07-04T23:0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al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stage. </w:t>
      </w:r>
      <w:r w:rsidR="00BF1F9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USA and China are the two pioneer countries in developing COVID-19 antibody therapeutics. Most of the </w:t>
      </w:r>
      <w:r w:rsidR="00BF1F9C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current </w:t>
      </w:r>
      <w:r w:rsidR="00BF1F9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COVID-19 antibody therapeutic candidates in clinical trials are repurposing drugs aimed at other targets</w:t>
      </w:r>
      <w:ins w:id="22" w:author="Weihan Liu" w:date="2020-07-04T23:07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,</w:t>
        </w:r>
      </w:ins>
      <w:r w:rsidR="00BF1F9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rather than the virus</w:t>
      </w:r>
      <w:ins w:id="23" w:author="Weihan Liu" w:date="2020-07-04T23:07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-</w:t>
        </w:r>
      </w:ins>
      <w:del w:id="24" w:author="Weihan Liu" w:date="2020-07-04T23:07:00Z">
        <w:r w:rsidR="00BF1F9C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 </w:delText>
        </w:r>
      </w:del>
      <w:r w:rsidR="00BF1F9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specific protein.</w:t>
      </w:r>
    </w:p>
    <w:p w14:paraId="766AB687" w14:textId="77777777" w:rsidR="00CD10CF" w:rsidRPr="004C4657" w:rsidRDefault="00CD10CF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9381740" w14:textId="3A0AFB1E" w:rsidR="00C03FD6" w:rsidRPr="004C4657" w:rsidRDefault="007A0556" w:rsidP="004C4657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Statement of Significance</w:t>
      </w:r>
      <w:r w:rsidR="00E90011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(</w:t>
      </w:r>
      <w:r w:rsidR="00E90011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50 words</w:t>
      </w:r>
      <w:r w:rsidR="00E90011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)</w:t>
      </w:r>
    </w:p>
    <w:p w14:paraId="71E885C1" w14:textId="5E277744" w:rsidR="00E90011" w:rsidRPr="004C4657" w:rsidRDefault="00BF1F9C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Chinese Antibody Society, 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 collaboration with </w:t>
      </w:r>
      <w:hyperlink r:id="rId7" w:history="1">
        <w:r w:rsidRPr="004C4657">
          <w:rPr>
            <w:rFonts w:ascii="Times New Roman" w:hAnsi="Times New Roman" w:cs="Times New Roman"/>
            <w:color w:val="000000" w:themeColor="text1"/>
            <w:sz w:val="24"/>
            <w:szCs w:val="24"/>
          </w:rPr>
          <w:t>The</w:t>
        </w:r>
      </w:hyperlink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  <w:hyperlink r:id="rId8" w:history="1">
        <w:r w:rsidRPr="004C4657">
          <w:rPr>
            <w:rFonts w:ascii="Times New Roman" w:hAnsi="Times New Roman" w:cs="Times New Roman"/>
            <w:color w:val="000000" w:themeColor="text1"/>
            <w:sz w:val="24"/>
            <w:szCs w:val="24"/>
          </w:rPr>
          <w:t>Antibody Society</w:t>
        </w:r>
      </w:hyperlink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developed</w:t>
      </w: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the “COVID-19 Therapeutic Antibody Tracker” (“Tracker”) to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track the worldwide antibody-based therapeutics for prevention and treatment of COVID-19. </w:t>
      </w:r>
      <w:r w:rsidR="00E90011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“Tracker” provides a useful tool for researchers and </w:t>
      </w:r>
      <w:ins w:id="25" w:author="Weihan Liu" w:date="2020-07-04T23:07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the general public </w:t>
        </w:r>
      </w:ins>
      <w:del w:id="26" w:author="Weihan Liu" w:date="2020-07-04T23:07:00Z">
        <w:r w:rsidR="00E90011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 xml:space="preserve">public society </w:delText>
        </w:r>
      </w:del>
      <w:r w:rsidR="00E90011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 track current progress of drug development for COVID-19.</w:t>
      </w:r>
    </w:p>
    <w:p w14:paraId="0D0C545E" w14:textId="5682E188" w:rsidR="00BF1F9C" w:rsidRPr="004C4657" w:rsidRDefault="00BF1F9C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612F77E" w14:textId="77777777" w:rsidR="00413397" w:rsidRPr="004C4657" w:rsidRDefault="00413397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561FD23B" w14:textId="77777777" w:rsidR="002E0A95" w:rsidRPr="004C4657" w:rsidRDefault="002E0A95" w:rsidP="004C4657">
      <w:pPr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E73298D" w14:textId="25054474" w:rsidR="002D0688" w:rsidRPr="004C4657" w:rsidRDefault="002D0688" w:rsidP="004C4657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Introduction</w:t>
      </w:r>
    </w:p>
    <w:p w14:paraId="014931D1" w14:textId="4C47864B" w:rsidR="002D0688" w:rsidRPr="004C4657" w:rsidRDefault="00FD6B2B" w:rsidP="004C4657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recent outbreak of COVID-19 has emerged from a public health emergency to </w:t>
      </w:r>
      <w:ins w:id="27" w:author="Weihan Liu" w:date="2020-07-04T23:07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a major 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global pandemic. 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 the COVID-19 pandemic is the global healthcare crisis, scientists worldwide are collaborating to prevent or treat COVID-19.</w:t>
      </w:r>
      <w:r w:rsidR="00FC09AB" w:rsidRPr="004C4657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 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Antibody therapeutics hold enormous promise for treatment of COVID-19. 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To contribute our expertise to the globally joint efforts against the pandemic, 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Chinese Antibody Society, 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 collaboration with </w:t>
      </w:r>
      <w:hyperlink r:id="rId9" w:history="1">
        <w:r w:rsidR="00FC09AB" w:rsidRPr="004C4657">
          <w:rPr>
            <w:rFonts w:ascii="Times New Roman" w:hAnsi="Times New Roman" w:cs="Times New Roman"/>
            <w:color w:val="000000" w:themeColor="text1"/>
            <w:sz w:val="24"/>
            <w:szCs w:val="24"/>
          </w:rPr>
          <w:t>The</w:t>
        </w:r>
      </w:hyperlink>
      <w:r w:rsidR="00FC09AB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  <w:hyperlink r:id="rId10" w:history="1">
        <w:r w:rsidR="00FC09AB" w:rsidRPr="004C4657">
          <w:rPr>
            <w:rFonts w:ascii="Times New Roman" w:hAnsi="Times New Roman" w:cs="Times New Roman"/>
            <w:color w:val="000000" w:themeColor="text1"/>
            <w:sz w:val="24"/>
            <w:szCs w:val="24"/>
          </w:rPr>
          <w:t>Antibody Society</w:t>
        </w:r>
      </w:hyperlink>
      <w:r w:rsidR="00FC09AB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developed</w:t>
      </w:r>
      <w:r w:rsidR="00FC09AB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the “COVID-19 Therapeutic Antibody Tracker” (“Tracker”) to</w:t>
      </w:r>
      <w:r w:rsidR="00FC09A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13397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track the worldwide antibody-based COVID-19 therapeutics in preclinical and clinical development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78158ADC" w14:textId="77777777" w:rsidR="00EC1264" w:rsidRPr="004C4657" w:rsidRDefault="00EC1264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4CBA293" w14:textId="53B8ABDF" w:rsidR="00D21BDA" w:rsidRPr="004C4657" w:rsidRDefault="00BF5A39" w:rsidP="004C4657">
      <w:pPr>
        <w:spacing w:before="120" w:after="120"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4C4657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Establishment of </w:t>
      </w:r>
      <w:r w:rsidR="00D21BDA" w:rsidRPr="004C4657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“Tracker” </w:t>
      </w:r>
    </w:p>
    <w:p w14:paraId="04EC6FD7" w14:textId="2A24EB60" w:rsidR="00D72B16" w:rsidRPr="004C4657" w:rsidRDefault="00A55BBB" w:rsidP="004C4657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To</w:t>
      </w:r>
      <w:r w:rsidR="00B2761C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collect the data for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build</w:t>
      </w:r>
      <w:r w:rsidR="00B2761C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ing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the “Tracker”, volunteers from </w:t>
      </w:r>
      <w:hyperlink r:id="rId11" w:history="1">
        <w:r w:rsidRPr="004C4657">
          <w:rPr>
            <w:rStyle w:val="Strong"/>
            <w:rFonts w:ascii="Times New Roman" w:hAnsi="Times New Roman" w:cs="Times New Roman"/>
            <w:b w:val="0"/>
            <w:bCs w:val="0"/>
            <w:color w:val="000000" w:themeColor="text1"/>
            <w:sz w:val="24"/>
            <w:szCs w:val="24"/>
            <w:shd w:val="clear" w:color="auto" w:fill="FFFFFF"/>
          </w:rPr>
          <w:t>The</w:t>
        </w:r>
      </w:hyperlink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 </w:t>
      </w:r>
      <w:hyperlink r:id="rId12" w:history="1">
        <w:r w:rsidRPr="004C4657">
          <w:rPr>
            <w:rStyle w:val="Strong"/>
            <w:rFonts w:ascii="Times New Roman" w:hAnsi="Times New Roman" w:cs="Times New Roman"/>
            <w:b w:val="0"/>
            <w:bCs w:val="0"/>
            <w:color w:val="000000" w:themeColor="text1"/>
            <w:sz w:val="24"/>
            <w:szCs w:val="24"/>
            <w:shd w:val="clear" w:color="auto" w:fill="FFFFFF"/>
          </w:rPr>
          <w:t>Antibody Society</w:t>
        </w:r>
      </w:hyperlink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and the Chinese Antibody Societies collected all relevant data from public domain.  </w:t>
      </w:r>
      <w:r w:rsidR="002E0A95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As shown in </w:t>
      </w:r>
      <w:r w:rsidR="002E0A95" w:rsidRPr="004C4657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Figure 1</w:t>
      </w:r>
      <w:r w:rsidR="002E0A95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, i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n one way, we manually summarized the data from </w:t>
      </w:r>
      <w:r w:rsidR="0032729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published literatures, 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search engines, company websites,</w:t>
      </w:r>
      <w:r w:rsidRPr="004C4657">
        <w:rPr>
          <w:rFonts w:ascii="Times New Roman" w:hAnsi="Times New Roman" w:cs="Times New Roman"/>
          <w:b/>
          <w:bCs/>
          <w:color w:val="000000" w:themeColor="text1"/>
          <w:kern w:val="24"/>
          <w:sz w:val="24"/>
          <w:szCs w:val="24"/>
          <w:lang w:val="en-GB"/>
        </w:rPr>
        <w:t xml:space="preserve"> </w:t>
      </w:r>
      <w:r w:rsidRPr="00A55BB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biotech news</w:t>
      </w:r>
      <w:del w:id="28" w:author="Weihan Liu" w:date="2020-07-04T23:09:00Z">
        <w:r w:rsidRPr="00A55BBB" w:rsidDel="005D73BF">
          <w:rPr>
            <w:rStyle w:val="Strong"/>
            <w:rFonts w:ascii="Times New Roman" w:hAnsi="Times New Roman" w:cs="Times New Roman"/>
            <w:b w:val="0"/>
            <w:bCs w:val="0"/>
            <w:color w:val="000000" w:themeColor="text1"/>
            <w:sz w:val="24"/>
            <w:szCs w:val="24"/>
          </w:rPr>
          <w:delText xml:space="preserve"> </w:delText>
        </w:r>
      </w:del>
      <w:r w:rsidRPr="00A55BB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feed, social media, government databases, etc.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In another way, we automatically retrieve data from online databases such as ClinicalTrials.gov</w:t>
      </w:r>
      <w:r w:rsidR="0032729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,</w:t>
      </w:r>
      <w:r w:rsidR="007A5CC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A5CC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the </w:t>
      </w:r>
      <w:hyperlink r:id="rId13" w:tgtFrame="_self" w:history="1">
        <w:r w:rsidR="007A5CCB" w:rsidRPr="006E3C63">
          <w:rPr>
            <w:rStyle w:val="Strong"/>
            <w:rFonts w:ascii="Times New Roman" w:hAnsi="Times New Roman" w:cs="Times New Roman"/>
            <w:b w:val="0"/>
            <w:bCs w:val="0"/>
            <w:color w:val="000000" w:themeColor="text1"/>
            <w:sz w:val="24"/>
            <w:szCs w:val="24"/>
          </w:rPr>
          <w:t>Chinese Clinical Trial Registry</w:t>
        </w:r>
      </w:hyperlink>
      <w:r w:rsidR="007A5CC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, </w:t>
      </w:r>
      <w:r w:rsidR="0032729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European Medicines Agency </w:t>
      </w:r>
      <w:r w:rsidR="007A5CC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and </w:t>
      </w:r>
      <w:r w:rsidR="007A5CCB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the International Clinical Trials Registry Platform</w:t>
      </w:r>
      <w:r w:rsidR="0032729B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. </w:t>
      </w:r>
      <w:r w:rsidR="002E0A95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Unrelated information such as</w:t>
      </w:r>
      <w:r w:rsidR="002E0A95" w:rsidRPr="004C4657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E0A95" w:rsidRPr="002E0A9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diagnostic antibodies, polyclonal antibodies, clinical trials without specific indications to COVID-19 patients in experimental design, etc.</w:t>
      </w:r>
      <w:r w:rsidR="002E0A95" w:rsidRPr="004C465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were filtered out. 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For quality evaluation, 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32729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ll the final data used to build the “Tracker” were cross </w:t>
      </w:r>
      <w:r w:rsidR="00100759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validated</w:t>
      </w:r>
      <w:r w:rsidR="0032729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manually by </w:t>
      </w:r>
      <w:r w:rsidR="005C1309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at least two 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independent </w:t>
      </w:r>
      <w:r w:rsidR="0032729B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volunteers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75607C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We categorized the data as: </w:t>
      </w:r>
      <w:r w:rsidR="0075607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target, format, status of development, developer and country, as well as references. </w:t>
      </w:r>
    </w:p>
    <w:p w14:paraId="7F546609" w14:textId="489CE86B" w:rsidR="007A5CCB" w:rsidRPr="0032729B" w:rsidRDefault="00B2761C" w:rsidP="004C4657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To build the “Tracker”, t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data table containing filtered </w:t>
      </w:r>
      <w:r w:rsidR="00FB1D9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uploaded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r w:rsidR="00D72B16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Chinese Antibody Society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which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build using WordPress system. We used </w:t>
      </w:r>
      <w:proofErr w:type="spellStart"/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>WPDatatable</w:t>
      </w:r>
      <w:proofErr w:type="spellEnd"/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Plugin to integrate the data table from backend to front end of the webpage. The integration established a connection between data source and website front end that allows real-time refreshing as the data are updated. 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On our “Tracker” website, we displayed the whole dataset</w:t>
      </w:r>
      <w:ins w:id="29" w:author="Weihan Liu" w:date="2020-07-04T23:1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as an interactive</w:t>
        </w:r>
      </w:ins>
      <w:del w:id="30" w:author="Weihan Liu" w:date="2020-07-04T23:11:00Z">
        <w:r w:rsidR="00683003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, </w:delText>
        </w:r>
      </w:del>
      <w:ins w:id="31" w:author="Weihan Liu" w:date="2020-07-04T23:1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table</w:t>
        </w:r>
      </w:ins>
      <w:del w:id="32" w:author="Weihan Liu" w:date="2020-07-04T23:11:00Z">
        <w:r w:rsidR="00683003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tabulated</w:delText>
        </w:r>
      </w:del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and grouped them by the target, format and status of development.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performed data visualization and analysis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based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features</w:t>
      </w:r>
      <w:r w:rsidR="00FB1D98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collected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antibody therapeutic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information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are most </w:t>
      </w:r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relevant to the </w:t>
      </w:r>
      <w:del w:id="33" w:author="Weihan Liu" w:date="2020-07-04T23:12:00Z">
        <w:r w:rsidR="000D235C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research </w:delText>
        </w:r>
      </w:del>
      <w:ins w:id="34" w:author="Weihan Liu" w:date="2020-07-04T23:1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scientific</w:t>
        </w:r>
        <w:r w:rsidR="005D73BF" w:rsidRPr="004C4657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community and general public</w:t>
        </w:r>
      </w:ins>
      <w:del w:id="35" w:author="Weihan Liu" w:date="2020-07-04T23:12:00Z">
        <w:r w:rsidR="000D235C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and public society</w:delText>
        </w:r>
      </w:del>
      <w:r w:rsidR="000D235C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These include visualization of the numbers of different 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targets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format and clinical status of the 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antibod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y therapeutics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In addition, w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plotted the distribution of clinical status by country to visualize the progress of clinical trials 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among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countr</w:t>
      </w:r>
      <w:r w:rsidR="0068300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ies</w:t>
      </w:r>
      <w:r w:rsidR="007A5CCB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DA2AA8E" w14:textId="3B55BD19" w:rsidR="00A55BBB" w:rsidRPr="00A55BBB" w:rsidRDefault="00683003" w:rsidP="004C4657">
      <w:pPr>
        <w:spacing w:before="120" w:after="120"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highlight w:val="yellow"/>
        </w:rPr>
        <w:t xml:space="preserve">Other </w:t>
      </w:r>
      <w:r w:rsidR="00D72B16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highlight w:val="yellow"/>
        </w:rPr>
        <w:t>function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highlight w:val="yellow"/>
        </w:rPr>
        <w:t>s</w:t>
      </w:r>
      <w:r w:rsidR="00D72B16"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highlight w:val="yellow"/>
        </w:rPr>
        <w:t xml:space="preserve"> of the “Tracker” </w:t>
      </w:r>
      <w:r w:rsidRPr="004C465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highlight w:val="yellow"/>
        </w:rPr>
        <w:t>or other potential analysis we can offer? (Weihan/Xing)</w:t>
      </w:r>
    </w:p>
    <w:p w14:paraId="0640BF5B" w14:textId="4C971E3C" w:rsidR="006E3C63" w:rsidRPr="004C4657" w:rsidRDefault="006E3C63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FB04C" w14:textId="6A5F0769" w:rsidR="00BF5A39" w:rsidRPr="004C4657" w:rsidRDefault="00BF5A39" w:rsidP="004C4657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analysis</w:t>
      </w:r>
      <w:r w:rsidR="00B17B15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visualization</w:t>
      </w:r>
    </w:p>
    <w:p w14:paraId="29B837A3" w14:textId="63D98CCD" w:rsidR="009332FA" w:rsidRDefault="00AA46FF" w:rsidP="004C4657">
      <w:pPr>
        <w:spacing w:before="120" w:after="120" w:line="360" w:lineRule="auto"/>
        <w:ind w:firstLine="720"/>
        <w:jc w:val="both"/>
        <w:rPr>
          <w:ins w:id="36" w:author="Weihan Liu" w:date="2020-07-04T22:15:00Z"/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further </w:t>
      </w:r>
      <w:r w:rsidR="00B17B15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elaborate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function of the “Tracker”, we 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performed data visualization and analysis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based 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features 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collected 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antibody therapeutic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del w:id="37" w:author="Weihan Liu" w:date="2020-07-04T23:12:00Z">
        <w:r w:rsidR="00AA63D3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 </w:delText>
        </w:r>
        <w:r w:rsidR="00AA63D3" w:rsidRPr="0032729B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that are most </w:delText>
        </w:r>
        <w:r w:rsidR="00AA63D3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relevant to the research and public society</w:delText>
        </w:r>
      </w:del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A63D3" w:rsidRPr="003272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shown in </w:t>
      </w:r>
      <w:r w:rsidR="00AA63D3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 2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“Tracker” is currently tracking </w:t>
      </w:r>
      <w:ins w:id="38" w:author="Weihan Liu" w:date="2020-07-04T23:13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147</w:t>
        </w:r>
      </w:ins>
      <w:del w:id="39" w:author="Weihan Liu" w:date="2020-07-04T23:13:00Z">
        <w:r w:rsidR="00AA63D3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#</w:delText>
        </w:r>
      </w:del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programs and molecules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COVID-19 interventions in preclinical and clinical development.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Among the</w:t>
      </w:r>
      <w:r w:rsidR="00531DD9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programs and molecules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ins w:id="40" w:author="Weihan Liu" w:date="2020-07-04T22:44:00Z">
        <w:r w:rsidR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83</w:t>
        </w:r>
      </w:ins>
      <w:del w:id="41" w:author="Weihan Liu" w:date="2020-07-04T22:44:00Z">
        <w:r w:rsidR="00AA63D3" w:rsidRPr="004C4657" w:rsidDel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#</w:delText>
        </w:r>
      </w:del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are targeting the SARS-COV-2 S protein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ins w:id="42" w:author="Weihan Liu" w:date="2020-07-04T23:17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60</w:t>
        </w:r>
      </w:ins>
      <w:del w:id="43" w:author="Weihan Liu" w:date="2020-07-04T23:17:00Z">
        <w:r w:rsidR="00AB6C14"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#</w:delText>
        </w:r>
      </w:del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were developed to target the host immune system for other diseases initially and now repurposed to treat COVID-19, which could alleviate some COVID-19 symptoms such as cytokine storm and inflammation instead of</w:t>
      </w:r>
      <w:ins w:id="44" w:author="Weihan Liu" w:date="2020-07-04T23:16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directly</w:t>
        </w:r>
      </w:ins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killing the viruses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(Figure 2A).  </w:t>
      </w:r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shown in Figure 2B, 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over </w:t>
      </w:r>
      <w:ins w:id="45" w:author="Weihan Liu" w:date="2020-07-04T22:44:00Z">
        <w:r w:rsidR="004B0DD1">
          <w:rPr>
            <w:rFonts w:ascii="Times New Roman" w:hAnsi="Times New Roman" w:cs="Times New Roman"/>
            <w:color w:val="000000" w:themeColor="text1"/>
            <w:sz w:val="24"/>
            <w:szCs w:val="24"/>
          </w:rPr>
          <w:t>81.63</w:t>
        </w:r>
      </w:ins>
      <w:del w:id="46" w:author="Weihan Liu" w:date="2020-07-04T22:44:00Z">
        <w:r w:rsidR="005E4923" w:rsidRPr="004C4657" w:rsidDel="004B0DD1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>#</w:delText>
        </w:r>
      </w:del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%</w:t>
      </w:r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these therapeutics</w:t>
      </w:r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in 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conventional</w:t>
      </w:r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mAb</w:t>
      </w:r>
      <w:proofErr w:type="spellEnd"/>
      <w:r w:rsidR="009332FA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format, 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and the rest are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either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bi- or tri-specific Ab, single domain Ab, fusion protein, 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</w:t>
      </w:r>
      <w:r w:rsidR="005E492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mRNA formats. </w:t>
      </w:r>
    </w:p>
    <w:p w14:paraId="7F7953F2" w14:textId="28C9CDD3" w:rsidR="004B0DD1" w:rsidRDefault="004B0DD1" w:rsidP="004C4657">
      <w:pPr>
        <w:spacing w:before="120" w:after="120" w:line="360" w:lineRule="auto"/>
        <w:ind w:firstLine="720"/>
        <w:jc w:val="both"/>
        <w:rPr>
          <w:ins w:id="47" w:author="Weihan Liu" w:date="2020-07-04T22:13:00Z"/>
          <w:rFonts w:ascii="Times New Roman" w:hAnsi="Times New Roman" w:cs="Times New Roman"/>
          <w:color w:val="000000" w:themeColor="text1"/>
          <w:sz w:val="24"/>
          <w:szCs w:val="24"/>
        </w:rPr>
      </w:pPr>
      <w:ins w:id="48" w:author="Weihan Liu" w:date="2020-07-04T22:39:00Z">
        <w:r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rawing>
            <wp:inline distT="0" distB="0" distL="0" distR="0" wp14:anchorId="60E9CD26" wp14:editId="053BACA1">
              <wp:extent cx="5943600" cy="2514600"/>
              <wp:effectExtent l="0" t="0" r="0" b="0"/>
              <wp:docPr id="3" name="Picture 3" descr="A close up of a logo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Screen Shot 2020-07-04 at 22.39.45.png"/>
                      <pic:cNvPicPr/>
                    </pic:nvPicPr>
                    <pic:blipFill rotWithShape="1"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716"/>
                      <a:stretch/>
                    </pic:blipFill>
                    <pic:spPr bwMode="auto">
                      <a:xfrm>
                        <a:off x="0" y="0"/>
                        <a:ext cx="5943600" cy="25146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4CF2F97" w14:textId="037DD26C" w:rsidR="004B0DD1" w:rsidRDefault="004B0DD1" w:rsidP="004C4657">
      <w:pPr>
        <w:spacing w:before="120" w:after="120" w:line="360" w:lineRule="auto"/>
        <w:ind w:firstLine="720"/>
        <w:jc w:val="both"/>
        <w:rPr>
          <w:ins w:id="49" w:author="Weihan Liu" w:date="2020-07-04T22:13:00Z"/>
          <w:rFonts w:ascii="Times New Roman" w:hAnsi="Times New Roman" w:cs="Times New Roman"/>
          <w:color w:val="000000" w:themeColor="text1"/>
          <w:sz w:val="24"/>
          <w:szCs w:val="24"/>
        </w:rPr>
      </w:pPr>
      <w:ins w:id="50" w:author="Weihan Liu" w:date="2020-07-04T22:40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Figure 2A</w:t>
        </w:r>
      </w:ins>
      <w:ins w:id="51" w:author="Weihan Liu" w:date="2020-07-04T22:5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)</w:t>
        </w:r>
      </w:ins>
      <w:ins w:id="52" w:author="Weihan Liu" w:date="2020-07-04T22:40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: Distribution of proteins targeted by therapeutic antibodies under development for</w:t>
        </w:r>
      </w:ins>
      <w:ins w:id="53" w:author="Weihan Liu" w:date="2020-07-04T22:4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ins w:id="54" w:author="Weihan Liu" w:date="2020-07-04T22:4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C</w:t>
        </w:r>
      </w:ins>
      <w:ins w:id="55" w:author="Weihan Liu" w:date="2020-07-04T22:40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ovid</w:t>
        </w:r>
      </w:ins>
      <w:ins w:id="56" w:author="Weihan Liu" w:date="2020-07-04T22:4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-19. </w:t>
        </w:r>
      </w:ins>
      <w:ins w:id="57" w:author="Weihan Liu" w:date="2020-07-04T23:18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For each target, </w:t>
        </w:r>
      </w:ins>
      <w:ins w:id="58" w:author="Weihan Liu" w:date="2020-07-04T23:19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t</w:t>
        </w:r>
      </w:ins>
      <w:ins w:id="59" w:author="Weihan Liu" w:date="2020-07-04T22:4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he numbers shown are amount, followed by </w:t>
        </w:r>
      </w:ins>
      <w:ins w:id="60" w:author="Weihan Liu" w:date="2020-07-04T23:19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proportion</w:t>
        </w:r>
      </w:ins>
      <w:ins w:id="61" w:author="Weihan Liu" w:date="2020-07-04T22:4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of </w:t>
        </w:r>
      </w:ins>
      <w:ins w:id="62" w:author="Weihan Liu" w:date="2020-07-04T23:19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its amount </w:t>
        </w:r>
      </w:ins>
      <w:ins w:id="63" w:author="Weihan Liu" w:date="2020-07-04T23:18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compared to the total number of targets in development</w:t>
        </w:r>
      </w:ins>
      <w:ins w:id="64" w:author="Weihan Liu" w:date="2020-07-04T22:4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. 2B).Distribution of </w:t>
        </w:r>
      </w:ins>
      <w:ins w:id="65" w:author="Weihan Liu" w:date="2020-07-04T23:20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the </w:t>
        </w:r>
      </w:ins>
      <w:ins w:id="66" w:author="Weihan Liu" w:date="2020-07-04T22:4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format</w:t>
        </w:r>
      </w:ins>
      <w:ins w:id="67" w:author="Weihan Liu" w:date="2020-07-04T22:4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s</w:t>
        </w:r>
      </w:ins>
      <w:ins w:id="68" w:author="Weihan Liu" w:date="2020-07-04T22:4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ins w:id="69" w:author="Weihan Liu" w:date="2020-07-04T23:20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lastRenderedPageBreak/>
          <w:t>for</w:t>
        </w:r>
      </w:ins>
      <w:ins w:id="70" w:author="Weihan Liu" w:date="2020-07-04T22:4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therapeutic antibodies under development for </w:t>
        </w:r>
      </w:ins>
      <w:ins w:id="71" w:author="Weihan Liu" w:date="2020-07-04T22:43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Covid-19. Only the top five formats by amounts are shown.</w:t>
        </w:r>
      </w:ins>
      <w:ins w:id="72" w:author="Weihan Liu" w:date="2020-07-04T22:4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</w:p>
    <w:p w14:paraId="5BF54FC3" w14:textId="6D01CA2C" w:rsidR="004B0DD1" w:rsidRDefault="004B0DD1" w:rsidP="004C4657">
      <w:pPr>
        <w:spacing w:before="120" w:after="120" w:line="360" w:lineRule="auto"/>
        <w:ind w:firstLine="720"/>
        <w:jc w:val="both"/>
        <w:rPr>
          <w:ins w:id="73" w:author="Weihan Liu" w:date="2020-07-04T22:13:00Z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5EE1F" w14:textId="77777777" w:rsidR="004B0DD1" w:rsidRPr="004C4657" w:rsidRDefault="004B0DD1" w:rsidP="004C4657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5A499E" w14:textId="4792B891" w:rsidR="004B0DD1" w:rsidRDefault="00253252" w:rsidP="004B0DD1">
      <w:pPr>
        <w:spacing w:before="120" w:after="120" w:line="360" w:lineRule="auto"/>
        <w:ind w:firstLine="720"/>
        <w:jc w:val="both"/>
        <w:rPr>
          <w:ins w:id="74" w:author="Weihan Liu" w:date="2020-07-04T23:00:00Z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Among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programs and molecule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 </w:t>
      </w:r>
      <w:r w:rsidR="00AA63D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 are tracking,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9B743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="0015448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ver </w:t>
      </w:r>
      <w:ins w:id="75" w:author="Weihan Liu" w:date="2020-07-04T22:51:00Z">
        <w:r w:rsidR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61.9</w:t>
        </w:r>
      </w:ins>
      <w:del w:id="76" w:author="Weihan Liu" w:date="2020-07-04T22:51:00Z">
        <w:r w:rsidR="00154483" w:rsidRPr="004C4657" w:rsidDel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#</w:delText>
        </w:r>
      </w:del>
      <w:r w:rsidR="0015448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% are in preclinical and discovery stages (Figure 3A). </w:t>
      </w:r>
      <w:r w:rsidR="00AB6C14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Notably, most of the current COVID-19 antibody therapeutic candidates in clinical trials are repurposing drugs aimed at other targets rather than the S protein.</w:t>
      </w:r>
      <w:r w:rsidR="00D01D1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Majority of the ones that specifically target the virus are currently in preclinical development, except four </w:t>
      </w:r>
      <w:r w:rsidR="00D01D13"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antibody candidates in clinical trials are targeting the SARS-COV-2 S protein and blocking the virus entry</w:t>
      </w:r>
      <w:r w:rsidR="00D01D13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(see detail information in “Tracker”).  </w:t>
      </w:r>
      <w:r w:rsidR="009B743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USA and China are the two </w:t>
      </w:r>
      <w:del w:id="77" w:author="Weihan Liu" w:date="2020-07-04T22:51:00Z">
        <w:r w:rsidR="009B7436" w:rsidRPr="004C4657" w:rsidDel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 xml:space="preserve">pioneer </w:delText>
        </w:r>
      </w:del>
      <w:ins w:id="78" w:author="Weihan Liu" w:date="2020-07-04T22:51:00Z">
        <w:r w:rsidR="004B0DD1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leading</w:t>
        </w:r>
        <w:r w:rsidR="004B0DD1" w:rsidRPr="004C4657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 </w:t>
        </w:r>
      </w:ins>
      <w:r w:rsidR="009B7436"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countries in developing COVID-19 antibody therapeutics (Figure 3B).</w:t>
      </w:r>
    </w:p>
    <w:p w14:paraId="62BF7C06" w14:textId="6F0B411B" w:rsidR="005D73BF" w:rsidRPr="004C4657" w:rsidRDefault="005D73BF" w:rsidP="005D73BF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PrChange w:id="79" w:author="Weihan Liu" w:date="2020-07-04T23:00:00Z">
          <w:pPr>
            <w:spacing w:before="120" w:after="120" w:line="360" w:lineRule="auto"/>
            <w:ind w:firstLine="720"/>
            <w:jc w:val="both"/>
          </w:pPr>
        </w:pPrChange>
      </w:pPr>
      <w:ins w:id="80" w:author="Weihan Liu" w:date="2020-07-04T23:00:00Z">
        <w:r>
          <w:rPr>
            <w:rFonts w:ascii="Times New Roman" w:hAnsi="Times New Roman" w:cs="Times New Roman"/>
            <w:noProof/>
            <w:color w:val="000000" w:themeColor="text1"/>
            <w:sz w:val="24"/>
            <w:szCs w:val="24"/>
            <w:shd w:val="clear" w:color="auto" w:fill="FFFFFF"/>
          </w:rPr>
          <w:drawing>
            <wp:inline distT="0" distB="0" distL="0" distR="0" wp14:anchorId="1DCDA352" wp14:editId="79929738">
              <wp:extent cx="6347377" cy="2722418"/>
              <wp:effectExtent l="0" t="0" r="3175" b="0"/>
              <wp:docPr id="5" name="Picture 5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Screen Shot 2020-07-04 at 22.59.58.png"/>
                      <pic:cNvPicPr/>
                    </pic:nvPicPr>
                    <pic:blipFill rotWithShape="1"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12727"/>
                      <a:stretch/>
                    </pic:blipFill>
                    <pic:spPr bwMode="auto">
                      <a:xfrm>
                        <a:off x="0" y="0"/>
                        <a:ext cx="6348239" cy="272278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7392850" w14:textId="6D57A90B" w:rsidR="00BF5A39" w:rsidRPr="004C4657" w:rsidRDefault="004B0DD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ins w:id="81" w:author="Weihan Liu" w:date="2020-07-04T22:51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Figure 3A)</w:t>
        </w:r>
      </w:ins>
      <w:ins w:id="82" w:author="Weihan Liu" w:date="2020-07-04T22:52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.Distribution of </w:t>
        </w:r>
      </w:ins>
      <w:ins w:id="83" w:author="Weihan Liu" w:date="2020-07-04T22:53:00Z">
        <w:r>
          <w:rPr>
            <w:rFonts w:ascii="Times New Roman" w:hAnsi="Times New Roman" w:cs="Times New Roman" w:hint="eastAsia"/>
            <w:color w:val="000000" w:themeColor="text1"/>
            <w:sz w:val="24"/>
            <w:szCs w:val="24"/>
          </w:rPr>
          <w:t>clinic</w:t>
        </w:r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al trial status</w:t>
        </w:r>
      </w:ins>
      <w:ins w:id="84" w:author="Weihan Liu" w:date="2020-07-04T22:54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for all Covid-19 therapeutic antibodies being developed worldwide. The status are divided into discovery, preclinical, clinical pending,</w:t>
        </w:r>
      </w:ins>
      <w:ins w:id="85" w:author="Weihan Liu" w:date="2020-07-04T22:5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p</w:t>
        </w:r>
      </w:ins>
      <w:ins w:id="86" w:author="Weihan Liu" w:date="2020-07-04T22:54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hase I,</w:t>
        </w:r>
      </w:ins>
      <w:ins w:id="87" w:author="Weihan Liu" w:date="2020-07-04T22:5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p</w:t>
        </w:r>
      </w:ins>
      <w:ins w:id="88" w:author="Weihan Liu" w:date="2020-07-04T22:54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hase</w:t>
        </w:r>
      </w:ins>
      <w:ins w:id="89" w:author="Weihan Liu" w:date="2020-07-04T22:5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I/II, phase I/II/III, phase II, phase II/III, </w:t>
        </w:r>
      </w:ins>
      <w:ins w:id="90" w:author="Weihan Liu" w:date="2020-07-04T22:56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p</w:t>
        </w:r>
      </w:ins>
      <w:ins w:id="91" w:author="Weihan Liu" w:date="2020-07-04T22:5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hase III and approved</w:t>
        </w:r>
      </w:ins>
      <w:ins w:id="92" w:author="Weihan Liu" w:date="2020-07-04T22:56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. 3B).Stacked bar chart showing the status of clinical trials by country. Color</w:t>
        </w:r>
      </w:ins>
      <w:ins w:id="93" w:author="Weihan Liu" w:date="2020-07-04T23:2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-</w:t>
        </w:r>
      </w:ins>
      <w:ins w:id="94" w:author="Weihan Liu" w:date="2020-07-04T22:56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coded are the status of clinical trials from </w:t>
        </w:r>
      </w:ins>
      <w:ins w:id="95" w:author="Weihan Liu" w:date="2020-07-04T23:2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dark </w:t>
        </w:r>
      </w:ins>
      <w:ins w:id="96" w:author="Weihan Liu" w:date="2020-07-04T22:56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blue(the earliest phase) to </w:t>
        </w:r>
      </w:ins>
      <w:ins w:id="97" w:author="Weihan Liu" w:date="2020-07-04T23:21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dark </w:t>
        </w:r>
      </w:ins>
      <w:ins w:id="98" w:author="Weihan Liu" w:date="2020-07-04T22:56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red(the latest phase). Notably, there</w:t>
        </w:r>
      </w:ins>
      <w:ins w:id="99" w:author="Weihan Liu" w:date="2020-07-04T22:57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are </w:t>
        </w:r>
      </w:ins>
      <w:ins w:id="100" w:author="Weihan Liu" w:date="2020-07-04T23:2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several</w:t>
        </w:r>
      </w:ins>
      <w:ins w:id="101" w:author="Weihan Liu" w:date="2020-07-04T22:57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therapeutic candidate</w:t>
        </w:r>
      </w:ins>
      <w:ins w:id="102" w:author="Weihan Liu" w:date="2020-07-04T23:2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</w:t>
        </w:r>
      </w:ins>
      <w:ins w:id="103" w:author="Weihan Liu" w:date="2020-07-04T22:57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being developed across multiple countries, </w:t>
        </w:r>
      </w:ins>
      <w:ins w:id="104" w:author="Weihan Liu" w:date="2020-07-04T23:2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so</w:t>
        </w:r>
      </w:ins>
      <w:ins w:id="105" w:author="Weihan Liu" w:date="2020-07-04T22:57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each participating country for those candidates </w:t>
        </w:r>
      </w:ins>
      <w:ins w:id="106" w:author="Weihan Liu" w:date="2020-07-04T22:58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receiv</w:t>
        </w:r>
      </w:ins>
      <w:ins w:id="107" w:author="Weihan Liu" w:date="2020-07-04T23:2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>es</w:t>
        </w:r>
      </w:ins>
      <w:ins w:id="108" w:author="Weihan Liu" w:date="2020-07-04T22:58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a count</w:t>
        </w:r>
      </w:ins>
      <w:ins w:id="109" w:author="Weihan Liu" w:date="2020-07-04T23:22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in this chart</w:t>
        </w:r>
      </w:ins>
      <w:ins w:id="110" w:author="Weihan Liu" w:date="2020-07-04T22:58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.</w:t>
        </w:r>
      </w:ins>
    </w:p>
    <w:p w14:paraId="0C5B99E6" w14:textId="06AA70DE" w:rsidR="00352791" w:rsidRPr="004C4657" w:rsidRDefault="00352791" w:rsidP="004C4657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Conclusion</w:t>
      </w:r>
      <w:r w:rsidR="00BF5A39" w:rsidRPr="004C465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Perspectives</w:t>
      </w:r>
    </w:p>
    <w:p w14:paraId="2A736C4F" w14:textId="684D0221" w:rsidR="00FB6D81" w:rsidRPr="004C4657" w:rsidRDefault="00FB6D8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While we are developing the “Tracker” and writing this review, the COVID-19 pandemic is </w:t>
      </w:r>
      <w:del w:id="111" w:author="Weihan Liu" w:date="2020-07-04T23:23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>ongoing outbreaking</w:delText>
        </w:r>
      </w:del>
      <w:ins w:id="112" w:author="Weihan Liu" w:date="2020-07-04T23:23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evolving globally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and resulting in unprecedented impacts on the </w:t>
      </w:r>
      <w:del w:id="113" w:author="Weihan Liu" w:date="2020-07-04T23:23:00Z">
        <w:r w:rsidRPr="004C4657" w:rsidDel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delText xml:space="preserve">global </w:delText>
        </w:r>
      </w:del>
      <w:ins w:id="114" w:author="Weihan Liu" w:date="2020-07-04T23:23:00Z">
        <w:r w:rsidR="005D73BF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worldwide</w:t>
        </w:r>
        <w:r w:rsidR="005D73BF" w:rsidRPr="004C4657">
          <w:rPr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 xml:space="preserve"> </w:t>
        </w:r>
      </w:ins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healthcare, research and economy. </w:t>
      </w:r>
      <w:r w:rsidR="00633729" w:rsidRPr="006337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COVID-19 requires urgent development of effective treatment</w:t>
      </w:r>
      <w:r w:rsidR="006337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To </w:t>
      </w:r>
      <w:r w:rsidR="006337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help 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address</w:t>
      </w:r>
      <w:r w:rsidR="0063372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ing</w:t>
      </w:r>
      <w:r w:rsidRPr="004C465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emergent needs, we developed the “Tracker” as a useful tool for researchers and public society to track current progress of drug development for COVID-19. </w:t>
      </w:r>
    </w:p>
    <w:p w14:paraId="48D4E574" w14:textId="77777777" w:rsidR="00FB6D81" w:rsidRPr="004C4657" w:rsidRDefault="00FB6D8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F8AAA85" w14:textId="4BD52885" w:rsidR="00C03FD6" w:rsidRPr="004C4657" w:rsidRDefault="0035279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Acknowledgment</w:t>
      </w:r>
    </w:p>
    <w:p w14:paraId="7264FEEC" w14:textId="77777777" w:rsidR="005E7066" w:rsidRPr="004C4657" w:rsidRDefault="005E7066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8050FB" w14:textId="4A9C89F3" w:rsidR="00352791" w:rsidRPr="004C4657" w:rsidRDefault="0035279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657">
        <w:rPr>
          <w:rFonts w:ascii="Times New Roman" w:hAnsi="Times New Roman" w:cs="Times New Roman"/>
          <w:color w:val="000000" w:themeColor="text1"/>
          <w:sz w:val="24"/>
          <w:szCs w:val="24"/>
        </w:rPr>
        <w:t>References</w:t>
      </w:r>
    </w:p>
    <w:p w14:paraId="58AC6235" w14:textId="77777777" w:rsidR="00352791" w:rsidRPr="004C4657" w:rsidRDefault="00352791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C8744" w14:textId="77777777" w:rsidR="00C03FD6" w:rsidRPr="004C4657" w:rsidRDefault="00C03FD6" w:rsidP="004C4657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03FD6" w:rsidRPr="004C4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351AE"/>
    <w:multiLevelType w:val="hybridMultilevel"/>
    <w:tmpl w:val="E6C228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E1A77"/>
    <w:multiLevelType w:val="hybridMultilevel"/>
    <w:tmpl w:val="1D84AF72"/>
    <w:lvl w:ilvl="0" w:tplc="533CB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468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D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284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568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DAAC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7C27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86D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C6A2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FE25469"/>
    <w:multiLevelType w:val="hybridMultilevel"/>
    <w:tmpl w:val="F70050FC"/>
    <w:lvl w:ilvl="0" w:tplc="2E106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9A48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CC81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72F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2EA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72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CA1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C4E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340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eihan Liu">
    <w15:presenceInfo w15:providerId="AD" w15:userId="S::liuweihan@uchicago.edu::09ba831f-4bf4-4cfc-8797-98a480956e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doNotDisplayPageBoundaries/>
  <w:proofState w:spelling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57"/>
    <w:rsid w:val="0000447D"/>
    <w:rsid w:val="00072406"/>
    <w:rsid w:val="00080F57"/>
    <w:rsid w:val="000C29CE"/>
    <w:rsid w:val="000D235C"/>
    <w:rsid w:val="00100759"/>
    <w:rsid w:val="00117DE7"/>
    <w:rsid w:val="00154483"/>
    <w:rsid w:val="001E7D94"/>
    <w:rsid w:val="00246893"/>
    <w:rsid w:val="00253252"/>
    <w:rsid w:val="002D0688"/>
    <w:rsid w:val="002E0A95"/>
    <w:rsid w:val="0032729B"/>
    <w:rsid w:val="00352791"/>
    <w:rsid w:val="003B709E"/>
    <w:rsid w:val="0040032C"/>
    <w:rsid w:val="00413397"/>
    <w:rsid w:val="00492CF4"/>
    <w:rsid w:val="004A38F8"/>
    <w:rsid w:val="004B0DD1"/>
    <w:rsid w:val="004C4657"/>
    <w:rsid w:val="00515A7A"/>
    <w:rsid w:val="00531DD9"/>
    <w:rsid w:val="005371EB"/>
    <w:rsid w:val="00573BBF"/>
    <w:rsid w:val="005C1309"/>
    <w:rsid w:val="005D73BF"/>
    <w:rsid w:val="005E4923"/>
    <w:rsid w:val="005E7066"/>
    <w:rsid w:val="00633729"/>
    <w:rsid w:val="006649F5"/>
    <w:rsid w:val="00683003"/>
    <w:rsid w:val="006E3C63"/>
    <w:rsid w:val="007149BF"/>
    <w:rsid w:val="007236E4"/>
    <w:rsid w:val="00727234"/>
    <w:rsid w:val="00742753"/>
    <w:rsid w:val="0075607C"/>
    <w:rsid w:val="007A0556"/>
    <w:rsid w:val="007A5CCB"/>
    <w:rsid w:val="009036B9"/>
    <w:rsid w:val="009332FA"/>
    <w:rsid w:val="009B7436"/>
    <w:rsid w:val="00A55BBB"/>
    <w:rsid w:val="00A60F41"/>
    <w:rsid w:val="00A946AC"/>
    <w:rsid w:val="00AA46FF"/>
    <w:rsid w:val="00AA63D3"/>
    <w:rsid w:val="00AB6C14"/>
    <w:rsid w:val="00AD7BF6"/>
    <w:rsid w:val="00B17B15"/>
    <w:rsid w:val="00B2761C"/>
    <w:rsid w:val="00B3363B"/>
    <w:rsid w:val="00BF11D7"/>
    <w:rsid w:val="00BF1F9C"/>
    <w:rsid w:val="00BF5A39"/>
    <w:rsid w:val="00C03FD6"/>
    <w:rsid w:val="00C95324"/>
    <w:rsid w:val="00CD00EE"/>
    <w:rsid w:val="00CD10CF"/>
    <w:rsid w:val="00D01D13"/>
    <w:rsid w:val="00D21BDA"/>
    <w:rsid w:val="00D51392"/>
    <w:rsid w:val="00D568C4"/>
    <w:rsid w:val="00D72B16"/>
    <w:rsid w:val="00E90011"/>
    <w:rsid w:val="00EC1264"/>
    <w:rsid w:val="00F04D77"/>
    <w:rsid w:val="00F36025"/>
    <w:rsid w:val="00F72F0E"/>
    <w:rsid w:val="00FA4938"/>
    <w:rsid w:val="00FB1D98"/>
    <w:rsid w:val="00FB6D81"/>
    <w:rsid w:val="00FC09AB"/>
    <w:rsid w:val="00FD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5C32"/>
  <w15:chartTrackingRefBased/>
  <w15:docId w15:val="{65862907-7A1C-4449-B10C-44EA5538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568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1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568C4"/>
  </w:style>
  <w:style w:type="character" w:styleId="Strong">
    <w:name w:val="Strong"/>
    <w:basedOn w:val="DefaultParagraphFont"/>
    <w:uiPriority w:val="22"/>
    <w:qFormat/>
    <w:rsid w:val="00D568C4"/>
    <w:rPr>
      <w:b/>
      <w:bCs/>
    </w:rPr>
  </w:style>
  <w:style w:type="character" w:styleId="Hyperlink">
    <w:name w:val="Hyperlink"/>
    <w:basedOn w:val="DefaultParagraphFont"/>
    <w:uiPriority w:val="99"/>
    <w:unhideWhenUsed/>
    <w:rsid w:val="00D568C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568C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g-balancer">
    <w:name w:val="g-balancer"/>
    <w:basedOn w:val="DefaultParagraphFont"/>
    <w:rsid w:val="00D568C4"/>
  </w:style>
  <w:style w:type="paragraph" w:customStyle="1" w:styleId="g-body">
    <w:name w:val="g-body"/>
    <w:basedOn w:val="Normal"/>
    <w:rsid w:val="00D56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1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hapter-para">
    <w:name w:val="chapter-para"/>
    <w:basedOn w:val="Normal"/>
    <w:rsid w:val="00537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72F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5BB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0DD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DD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4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6739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80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tibodysociety.org/" TargetMode="External"/><Relationship Id="rId13" Type="http://schemas.openxmlformats.org/officeDocument/2006/relationships/hyperlink" Target="http://www.chictr.org.cn/hvshowproject.aspx?id=23816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tibodysociety.org/" TargetMode="External"/><Relationship Id="rId12" Type="http://schemas.openxmlformats.org/officeDocument/2006/relationships/hyperlink" Target="https://www.antibodysociety.org/" TargetMode="Externa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ntibodysociety.org/" TargetMode="External"/><Relationship Id="rId11" Type="http://schemas.openxmlformats.org/officeDocument/2006/relationships/hyperlink" Target="https://www.antibodysociety.org/" TargetMode="External"/><Relationship Id="rId5" Type="http://schemas.openxmlformats.org/officeDocument/2006/relationships/hyperlink" Target="https://www.antibodysociety.org/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www.antibodysociety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ntibodysociety.org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5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</dc:creator>
  <cp:keywords/>
  <dc:description/>
  <cp:lastModifiedBy>Weihan Liu</cp:lastModifiedBy>
  <cp:revision>57</cp:revision>
  <dcterms:created xsi:type="dcterms:W3CDTF">2020-07-03T18:42:00Z</dcterms:created>
  <dcterms:modified xsi:type="dcterms:W3CDTF">2020-07-05T04:24:00Z</dcterms:modified>
</cp:coreProperties>
</file>