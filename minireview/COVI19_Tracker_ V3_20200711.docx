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376CA" w14:textId="42864260" w:rsidR="00072406" w:rsidRPr="004C4657" w:rsidRDefault="009A31AD">
      <w:pPr>
        <w:spacing w:before="120" w:after="120" w:line="480" w:lineRule="auto"/>
        <w:jc w:val="center"/>
        <w:rPr>
          <w:rFonts w:ascii="Times New Roman" w:hAnsi="Times New Roman" w:cs="Times New Roman"/>
          <w:b/>
          <w:bCs/>
          <w:color w:val="000000" w:themeColor="text1"/>
          <w:sz w:val="24"/>
          <w:szCs w:val="24"/>
        </w:rPr>
        <w:pPrChange w:id="0" w:author="Xin Yu" w:date="2020-07-11T15:24:00Z">
          <w:pPr>
            <w:spacing w:before="120" w:after="120" w:line="360" w:lineRule="auto"/>
            <w:jc w:val="center"/>
          </w:pPr>
        </w:pPrChange>
      </w:pPr>
      <w:r w:rsidRPr="009A31AD">
        <w:rPr>
          <w:rFonts w:ascii="Times New Roman" w:hAnsi="Times New Roman" w:cs="Times New Roman"/>
          <w:b/>
          <w:bCs/>
          <w:color w:val="000000" w:themeColor="text1"/>
          <w:sz w:val="24"/>
          <w:szCs w:val="24"/>
        </w:rPr>
        <w:t>COVID-19 Therapeutic Antibody Tracker</w:t>
      </w:r>
      <w:r>
        <w:rPr>
          <w:rFonts w:ascii="Times New Roman" w:hAnsi="Times New Roman" w:cs="Times New Roman"/>
          <w:b/>
          <w:bCs/>
          <w:color w:val="000000" w:themeColor="text1"/>
          <w:sz w:val="24"/>
          <w:szCs w:val="24"/>
        </w:rPr>
        <w:t>: a</w:t>
      </w:r>
      <w:r w:rsidR="00C03FD6" w:rsidRPr="004C4657">
        <w:rPr>
          <w:rFonts w:ascii="Times New Roman" w:hAnsi="Times New Roman" w:cs="Times New Roman"/>
          <w:b/>
          <w:bCs/>
          <w:color w:val="000000" w:themeColor="text1"/>
          <w:sz w:val="24"/>
          <w:szCs w:val="24"/>
        </w:rPr>
        <w:t xml:space="preserve"> Global</w:t>
      </w:r>
      <w:r>
        <w:rPr>
          <w:rFonts w:ascii="Times New Roman" w:hAnsi="Times New Roman" w:cs="Times New Roman"/>
          <w:b/>
          <w:bCs/>
          <w:color w:val="000000" w:themeColor="text1"/>
          <w:sz w:val="24"/>
          <w:szCs w:val="24"/>
        </w:rPr>
        <w:t xml:space="preserve"> Database</w:t>
      </w:r>
      <w:r w:rsidR="00C03FD6" w:rsidRPr="004C4657">
        <w:rPr>
          <w:rFonts w:ascii="Times New Roman" w:hAnsi="Times New Roman" w:cs="Times New Roman"/>
          <w:b/>
          <w:bCs/>
          <w:color w:val="000000" w:themeColor="text1"/>
          <w:sz w:val="24"/>
          <w:szCs w:val="24"/>
        </w:rPr>
        <w:t xml:space="preserve"> of Antibody Therapeutics for the Prevention and Treatment of COVID-19</w:t>
      </w:r>
    </w:p>
    <w:p w14:paraId="6AE421BE" w14:textId="2E466A81" w:rsidR="00F93C77" w:rsidRPr="00F93C77" w:rsidRDefault="009A1EEB">
      <w:pPr>
        <w:pStyle w:val="Heading3"/>
        <w:shd w:val="clear" w:color="auto" w:fill="FFFFFF"/>
        <w:spacing w:before="0" w:after="89" w:line="480" w:lineRule="auto"/>
        <w:jc w:val="center"/>
        <w:rPr>
          <w:rFonts w:ascii="Times New Roman" w:eastAsiaTheme="minorEastAsia" w:hAnsi="Times New Roman" w:cs="Times New Roman"/>
          <w:color w:val="000000" w:themeColor="text1"/>
          <w:shd w:val="clear" w:color="auto" w:fill="FFFFFF"/>
        </w:rPr>
        <w:pPrChange w:id="1" w:author="Xin Yu" w:date="2020-07-11T15:24:00Z">
          <w:pPr>
            <w:pStyle w:val="Heading3"/>
            <w:shd w:val="clear" w:color="auto" w:fill="FFFFFF"/>
            <w:spacing w:before="0" w:after="89"/>
            <w:jc w:val="center"/>
          </w:pPr>
        </w:pPrChange>
      </w:pPr>
      <w:proofErr w:type="spellStart"/>
      <w:r w:rsidRPr="00F93C77">
        <w:rPr>
          <w:rFonts w:ascii="Times New Roman" w:eastAsiaTheme="minorEastAsia" w:hAnsi="Times New Roman" w:cs="Times New Roman"/>
          <w:color w:val="000000" w:themeColor="text1"/>
          <w:shd w:val="clear" w:color="auto" w:fill="FFFFFF"/>
        </w:rPr>
        <w:t>Lifei</w:t>
      </w:r>
      <w:proofErr w:type="spellEnd"/>
      <w:r w:rsidRPr="00F93C77">
        <w:rPr>
          <w:rFonts w:ascii="Times New Roman" w:eastAsiaTheme="minorEastAsia" w:hAnsi="Times New Roman" w:cs="Times New Roman"/>
          <w:color w:val="000000" w:themeColor="text1"/>
          <w:shd w:val="clear" w:color="auto" w:fill="FFFFFF"/>
        </w:rPr>
        <w:t xml:space="preserve"> Yang</w:t>
      </w:r>
      <w:r w:rsidR="00F93C77" w:rsidRPr="00F93C77">
        <w:rPr>
          <w:rFonts w:ascii="Times New Roman" w:eastAsiaTheme="minorEastAsia" w:hAnsi="Times New Roman" w:cs="Times New Roman"/>
          <w:color w:val="000000" w:themeColor="text1"/>
          <w:shd w:val="clear" w:color="auto" w:fill="FFFFFF"/>
          <w:vertAlign w:val="superscript"/>
        </w:rPr>
        <w:t>1</w:t>
      </w:r>
      <w:r w:rsidRPr="00F93C77">
        <w:rPr>
          <w:rFonts w:ascii="Times New Roman" w:eastAsiaTheme="minorEastAsia" w:hAnsi="Times New Roman" w:cs="Times New Roman"/>
          <w:color w:val="000000" w:themeColor="text1"/>
          <w:shd w:val="clear" w:color="auto" w:fill="FFFFFF"/>
        </w:rPr>
        <w:t>, Weihan Liu</w:t>
      </w:r>
      <w:ins w:id="2" w:author="Weihan Liu" w:date="2020-07-11T16:11:00Z">
        <w:r w:rsidR="00170239">
          <w:rPr>
            <w:rFonts w:ascii="Times New Roman" w:eastAsiaTheme="minorEastAsia" w:hAnsi="Times New Roman" w:cs="Times New Roman"/>
            <w:color w:val="000000" w:themeColor="text1"/>
            <w:shd w:val="clear" w:color="auto" w:fill="FFFFFF"/>
            <w:vertAlign w:val="superscript"/>
          </w:rPr>
          <w:t>1,2</w:t>
        </w:r>
      </w:ins>
      <w:r w:rsidRPr="00F93C77">
        <w:rPr>
          <w:rFonts w:ascii="Times New Roman" w:eastAsiaTheme="minorEastAsia" w:hAnsi="Times New Roman" w:cs="Times New Roman"/>
          <w:color w:val="000000" w:themeColor="text1"/>
          <w:shd w:val="clear" w:color="auto" w:fill="FFFFFF"/>
        </w:rPr>
        <w:t>, Xin Yu</w:t>
      </w:r>
      <w:ins w:id="3" w:author="Weihan Liu" w:date="2020-07-11T16:10:00Z">
        <w:r w:rsidR="00170239">
          <w:rPr>
            <w:rFonts w:ascii="Times New Roman" w:eastAsiaTheme="minorEastAsia" w:hAnsi="Times New Roman" w:cs="Times New Roman"/>
            <w:color w:val="000000" w:themeColor="text1"/>
            <w:shd w:val="clear" w:color="auto" w:fill="FFFFFF"/>
            <w:vertAlign w:val="superscript"/>
          </w:rPr>
          <w:t>1</w:t>
        </w:r>
      </w:ins>
      <w:r w:rsidRPr="00F93C77">
        <w:rPr>
          <w:rFonts w:ascii="Times New Roman" w:eastAsiaTheme="minorEastAsia" w:hAnsi="Times New Roman" w:cs="Times New Roman"/>
          <w:color w:val="000000" w:themeColor="text1"/>
          <w:shd w:val="clear" w:color="auto" w:fill="FFFFFF"/>
        </w:rPr>
        <w:t>, Meng Wu</w:t>
      </w:r>
      <w:ins w:id="4" w:author="Weihan Liu" w:date="2020-07-11T16:10:00Z">
        <w:r w:rsidR="00170239">
          <w:rPr>
            <w:rFonts w:ascii="Times New Roman" w:eastAsiaTheme="minorEastAsia" w:hAnsi="Times New Roman" w:cs="Times New Roman"/>
            <w:color w:val="000000" w:themeColor="text1"/>
            <w:shd w:val="clear" w:color="auto" w:fill="FFFFFF"/>
            <w:vertAlign w:val="superscript"/>
          </w:rPr>
          <w:t>1</w:t>
        </w:r>
      </w:ins>
      <w:r w:rsidRPr="00F93C77">
        <w:rPr>
          <w:rFonts w:ascii="Times New Roman" w:eastAsiaTheme="minorEastAsia" w:hAnsi="Times New Roman" w:cs="Times New Roman"/>
          <w:color w:val="000000" w:themeColor="text1"/>
          <w:shd w:val="clear" w:color="auto" w:fill="FFFFFF"/>
        </w:rPr>
        <w:t xml:space="preserve">, </w:t>
      </w:r>
      <w:r w:rsidR="00F93C77" w:rsidRPr="00F93C77">
        <w:rPr>
          <w:rFonts w:ascii="Times New Roman" w:eastAsiaTheme="minorEastAsia" w:hAnsi="Times New Roman" w:cs="Times New Roman"/>
          <w:color w:val="000000" w:themeColor="text1"/>
          <w:shd w:val="clear" w:color="auto" w:fill="FFFFFF"/>
        </w:rPr>
        <w:t>Janice Reichert, Mitchell Ho</w:t>
      </w:r>
    </w:p>
    <w:p w14:paraId="02E23A74" w14:textId="713D4938" w:rsidR="00F93C77" w:rsidRPr="00170239" w:rsidRDefault="00F93C77">
      <w:pPr>
        <w:spacing w:before="120" w:after="120" w:line="480" w:lineRule="auto"/>
        <w:jc w:val="both"/>
        <w:rPr>
          <w:rFonts w:ascii="Times New Roman" w:hAnsi="Times New Roman" w:cs="Times New Roman"/>
          <w:color w:val="000000" w:themeColor="text1"/>
          <w:sz w:val="24"/>
          <w:szCs w:val="24"/>
          <w:shd w:val="clear" w:color="auto" w:fill="FFFFFF"/>
        </w:rPr>
        <w:pPrChange w:id="5" w:author="Xin Yu" w:date="2020-07-11T15:24:00Z">
          <w:pPr>
            <w:spacing w:before="120" w:after="120" w:line="360" w:lineRule="auto"/>
            <w:jc w:val="both"/>
          </w:pPr>
        </w:pPrChange>
      </w:pPr>
      <w:r w:rsidRPr="00B81D1C">
        <w:rPr>
          <w:rFonts w:ascii="Times New Roman" w:hAnsi="Times New Roman" w:cs="Times New Roman"/>
          <w:color w:val="000000" w:themeColor="text1"/>
          <w:sz w:val="24"/>
          <w:szCs w:val="24"/>
          <w:shd w:val="clear" w:color="auto" w:fill="FFFFFF"/>
          <w:vertAlign w:val="superscript"/>
        </w:rPr>
        <w:t>1</w:t>
      </w:r>
      <w:r w:rsidRPr="00B81D1C">
        <w:rPr>
          <w:rFonts w:ascii="Times New Roman" w:hAnsi="Times New Roman" w:cs="Times New Roman"/>
          <w:color w:val="000000" w:themeColor="text1"/>
          <w:sz w:val="24"/>
          <w:szCs w:val="24"/>
          <w:shd w:val="clear" w:color="auto" w:fill="FFFFFF"/>
        </w:rPr>
        <w:t xml:space="preserve"> The Chinese Antibody Society</w:t>
      </w:r>
      <w:ins w:id="6" w:author="Weihan Liu" w:date="2020-07-11T16:10:00Z">
        <w:r w:rsidR="00170239">
          <w:rPr>
            <w:rFonts w:ascii="Times New Roman" w:hAnsi="Times New Roman" w:cs="Times New Roman"/>
            <w:color w:val="000000" w:themeColor="text1"/>
            <w:sz w:val="24"/>
            <w:szCs w:val="24"/>
            <w:shd w:val="clear" w:color="auto" w:fill="FFFFFF"/>
          </w:rPr>
          <w:t>,</w:t>
        </w:r>
      </w:ins>
      <w:ins w:id="7" w:author="Weihan Liu" w:date="2020-07-11T16:11:00Z">
        <w:r w:rsidR="00170239">
          <w:rPr>
            <w:rFonts w:ascii="Times New Roman" w:hAnsi="Times New Roman" w:cs="Times New Roman"/>
            <w:color w:val="000000" w:themeColor="text1"/>
            <w:sz w:val="24"/>
            <w:szCs w:val="24"/>
            <w:shd w:val="clear" w:color="auto" w:fill="FFFFFF"/>
            <w:vertAlign w:val="superscript"/>
          </w:rPr>
          <w:t>2</w:t>
        </w:r>
        <w:r w:rsidR="00170239">
          <w:rPr>
            <w:rFonts w:ascii="Times New Roman" w:hAnsi="Times New Roman" w:cs="Times New Roman"/>
            <w:color w:val="000000" w:themeColor="text1"/>
            <w:sz w:val="24"/>
            <w:szCs w:val="24"/>
            <w:shd w:val="clear" w:color="auto" w:fill="FFFFFF"/>
          </w:rPr>
          <w:t>The University of Chicago</w:t>
        </w:r>
      </w:ins>
    </w:p>
    <w:p w14:paraId="5F67D662" w14:textId="77777777" w:rsidR="00E85FA4" w:rsidRDefault="00E85FA4">
      <w:pPr>
        <w:spacing w:before="120" w:after="120" w:line="480" w:lineRule="auto"/>
        <w:jc w:val="both"/>
        <w:pPrChange w:id="8" w:author="Xin Yu" w:date="2020-07-11T15:24:00Z">
          <w:pPr>
            <w:spacing w:before="120" w:after="120" w:line="360" w:lineRule="auto"/>
            <w:jc w:val="both"/>
          </w:pPr>
        </w:pPrChange>
      </w:pPr>
    </w:p>
    <w:p w14:paraId="73908249" w14:textId="067C08BC" w:rsidR="007A0556" w:rsidRPr="004C4657" w:rsidRDefault="007A0556">
      <w:pPr>
        <w:spacing w:before="120" w:after="120" w:line="480" w:lineRule="auto"/>
        <w:jc w:val="both"/>
        <w:rPr>
          <w:rFonts w:ascii="Times New Roman" w:hAnsi="Times New Roman" w:cs="Times New Roman"/>
          <w:b/>
          <w:bCs/>
          <w:color w:val="000000" w:themeColor="text1"/>
          <w:sz w:val="24"/>
          <w:szCs w:val="24"/>
          <w:shd w:val="clear" w:color="auto" w:fill="FFFFFF"/>
        </w:rPr>
        <w:pPrChange w:id="9" w:author="Xin Yu" w:date="2020-07-11T15:24:00Z">
          <w:pPr>
            <w:spacing w:before="120" w:after="120" w:line="360" w:lineRule="auto"/>
            <w:jc w:val="both"/>
          </w:pPr>
        </w:pPrChange>
      </w:pPr>
      <w:r w:rsidRPr="004C4657">
        <w:rPr>
          <w:rFonts w:ascii="Times New Roman" w:hAnsi="Times New Roman" w:cs="Times New Roman"/>
          <w:b/>
          <w:bCs/>
          <w:color w:val="000000" w:themeColor="text1"/>
          <w:sz w:val="24"/>
          <w:szCs w:val="24"/>
          <w:shd w:val="clear" w:color="auto" w:fill="FFFFFF"/>
        </w:rPr>
        <w:t>Abstract</w:t>
      </w:r>
      <w:r w:rsidR="00E90011" w:rsidRPr="004C4657">
        <w:rPr>
          <w:rFonts w:ascii="Times New Roman" w:hAnsi="Times New Roman" w:cs="Times New Roman"/>
          <w:b/>
          <w:bCs/>
          <w:color w:val="000000" w:themeColor="text1"/>
          <w:sz w:val="24"/>
          <w:szCs w:val="24"/>
          <w:shd w:val="clear" w:color="auto" w:fill="FFFFFF"/>
        </w:rPr>
        <w:t xml:space="preserve"> </w:t>
      </w:r>
    </w:p>
    <w:p w14:paraId="2C0813F2" w14:textId="1FEF975C" w:rsidR="00CD10CF" w:rsidRPr="004C4657" w:rsidRDefault="005D73BF">
      <w:pPr>
        <w:spacing w:before="120" w:after="120" w:line="480" w:lineRule="auto"/>
        <w:jc w:val="both"/>
        <w:rPr>
          <w:rFonts w:ascii="Times New Roman" w:hAnsi="Times New Roman" w:cs="Times New Roman"/>
          <w:color w:val="000000" w:themeColor="text1"/>
          <w:sz w:val="24"/>
          <w:szCs w:val="24"/>
          <w:shd w:val="clear" w:color="auto" w:fill="FFFFFF"/>
        </w:rPr>
        <w:pPrChange w:id="10" w:author="Xin Yu" w:date="2020-07-11T15:24:00Z">
          <w:pPr>
            <w:spacing w:before="120" w:after="120" w:line="360" w:lineRule="auto"/>
            <w:jc w:val="both"/>
          </w:pPr>
        </w:pPrChange>
      </w:pPr>
      <w:r>
        <w:rPr>
          <w:rFonts w:ascii="Times New Roman" w:hAnsi="Times New Roman" w:cs="Times New Roman"/>
          <w:color w:val="000000" w:themeColor="text1"/>
          <w:sz w:val="24"/>
          <w:szCs w:val="24"/>
          <w:shd w:val="clear" w:color="auto" w:fill="FFFFFF"/>
        </w:rPr>
        <w:t>Facing</w:t>
      </w:r>
      <w:r w:rsidR="00492CF4" w:rsidRPr="004C4657">
        <w:rPr>
          <w:rFonts w:ascii="Times New Roman" w:hAnsi="Times New Roman" w:cs="Times New Roman"/>
          <w:color w:val="000000" w:themeColor="text1"/>
          <w:sz w:val="24"/>
          <w:szCs w:val="24"/>
          <w:shd w:val="clear" w:color="auto" w:fill="FFFFFF"/>
        </w:rPr>
        <w:t xml:space="preserve"> COVID-19 pandemic </w:t>
      </w:r>
      <w:r>
        <w:rPr>
          <w:rFonts w:ascii="Times New Roman" w:hAnsi="Times New Roman" w:cs="Times New Roman"/>
          <w:color w:val="000000" w:themeColor="text1"/>
          <w:sz w:val="24"/>
          <w:szCs w:val="24"/>
          <w:shd w:val="clear" w:color="auto" w:fill="FFFFFF"/>
        </w:rPr>
        <w:t xml:space="preserve">as a </w:t>
      </w:r>
      <w:r w:rsidR="00492CF4" w:rsidRPr="004C4657">
        <w:rPr>
          <w:rFonts w:ascii="Times New Roman" w:hAnsi="Times New Roman" w:cs="Times New Roman"/>
          <w:color w:val="000000" w:themeColor="text1"/>
          <w:sz w:val="24"/>
          <w:szCs w:val="24"/>
          <w:shd w:val="clear" w:color="auto" w:fill="FFFFFF"/>
        </w:rPr>
        <w:t xml:space="preserve">global healthcare crisis, scientists worldwide are collaborating to </w:t>
      </w:r>
      <w:r w:rsidR="00833B69">
        <w:rPr>
          <w:rFonts w:ascii="Times New Roman" w:hAnsi="Times New Roman" w:cs="Times New Roman"/>
          <w:color w:val="000000" w:themeColor="text1"/>
          <w:sz w:val="24"/>
          <w:szCs w:val="24"/>
          <w:shd w:val="clear" w:color="auto" w:fill="FFFFFF"/>
        </w:rPr>
        <w:t>develop prophylactic and therapeutic interventions against</w:t>
      </w:r>
      <w:r w:rsidR="00492CF4" w:rsidRPr="004C4657">
        <w:rPr>
          <w:rFonts w:ascii="Times New Roman" w:hAnsi="Times New Roman" w:cs="Times New Roman"/>
          <w:color w:val="000000" w:themeColor="text1"/>
          <w:sz w:val="24"/>
          <w:szCs w:val="24"/>
          <w:shd w:val="clear" w:color="auto" w:fill="FFFFFF"/>
        </w:rPr>
        <w:t xml:space="preserve"> COVID-19.</w:t>
      </w:r>
      <w:r w:rsidR="00492CF4" w:rsidRPr="004C4657">
        <w:rPr>
          <w:rFonts w:ascii="Times New Roman" w:hAnsi="Times New Roman" w:cs="Times New Roman"/>
          <w:color w:val="000000" w:themeColor="text1"/>
          <w:sz w:val="24"/>
          <w:szCs w:val="24"/>
        </w:rPr>
        <w:t>  </w:t>
      </w:r>
      <w:r w:rsidR="00492CF4" w:rsidRPr="004C4657">
        <w:rPr>
          <w:rFonts w:ascii="Times New Roman" w:hAnsi="Times New Roman" w:cs="Times New Roman"/>
          <w:color w:val="000000" w:themeColor="text1"/>
          <w:sz w:val="24"/>
          <w:szCs w:val="24"/>
          <w:shd w:val="clear" w:color="auto" w:fill="FFFFFF"/>
        </w:rPr>
        <w:t>Antibody therapeutics hold enormous promise for treatment of COVID-19. Chinese Antibody Society, in collaboration with</w:t>
      </w:r>
      <w:r w:rsidR="00833B69">
        <w:rPr>
          <w:rFonts w:ascii="Times New Roman" w:hAnsi="Times New Roman" w:cs="Times New Roman"/>
          <w:color w:val="000000" w:themeColor="text1"/>
          <w:sz w:val="24"/>
          <w:szCs w:val="24"/>
          <w:shd w:val="clear" w:color="auto" w:fill="FFFFFF"/>
        </w:rPr>
        <w:t xml:space="preserve"> </w:t>
      </w:r>
      <w:r w:rsidR="00041656">
        <w:fldChar w:fldCharType="begin"/>
      </w:r>
      <w:r w:rsidR="00041656">
        <w:instrText xml:space="preserve"> HYPERLINK "https://www.antibodysociety.org/" </w:instrText>
      </w:r>
      <w:r w:rsidR="00041656">
        <w:fldChar w:fldCharType="separate"/>
      </w:r>
      <w:r w:rsidR="00492CF4" w:rsidRPr="004C4657">
        <w:rPr>
          <w:rFonts w:ascii="Times New Roman" w:hAnsi="Times New Roman" w:cs="Times New Roman"/>
          <w:color w:val="000000" w:themeColor="text1"/>
          <w:sz w:val="24"/>
          <w:szCs w:val="24"/>
          <w:shd w:val="clear" w:color="auto" w:fill="FFFFFF"/>
        </w:rPr>
        <w:t>The</w:t>
      </w:r>
      <w:r w:rsidR="00041656">
        <w:rPr>
          <w:rFonts w:ascii="Times New Roman" w:hAnsi="Times New Roman" w:cs="Times New Roman"/>
          <w:color w:val="000000" w:themeColor="text1"/>
          <w:sz w:val="24"/>
          <w:szCs w:val="24"/>
          <w:shd w:val="clear" w:color="auto" w:fill="FFFFFF"/>
        </w:rPr>
        <w:fldChar w:fldCharType="end"/>
      </w:r>
      <w:r w:rsidR="00492CF4" w:rsidRPr="004C4657">
        <w:rPr>
          <w:rFonts w:ascii="Times New Roman" w:hAnsi="Times New Roman" w:cs="Times New Roman"/>
          <w:color w:val="000000" w:themeColor="text1"/>
          <w:sz w:val="24"/>
          <w:szCs w:val="24"/>
          <w:shd w:val="clear" w:color="auto" w:fill="FFFFFF"/>
        </w:rPr>
        <w:t> </w:t>
      </w:r>
      <w:r w:rsidR="00041656">
        <w:fldChar w:fldCharType="begin"/>
      </w:r>
      <w:r w:rsidR="00041656">
        <w:instrText xml:space="preserve"> HYPERLINK "https://www.antibodysociety.org/" </w:instrText>
      </w:r>
      <w:r w:rsidR="00041656">
        <w:fldChar w:fldCharType="separate"/>
      </w:r>
      <w:r w:rsidR="00492CF4" w:rsidRPr="004C4657">
        <w:rPr>
          <w:rFonts w:ascii="Times New Roman" w:hAnsi="Times New Roman" w:cs="Times New Roman"/>
          <w:color w:val="000000" w:themeColor="text1"/>
          <w:sz w:val="24"/>
          <w:szCs w:val="24"/>
          <w:shd w:val="clear" w:color="auto" w:fill="FFFFFF"/>
        </w:rPr>
        <w:t>Antibody Society</w:t>
      </w:r>
      <w:r w:rsidR="00041656">
        <w:rPr>
          <w:rFonts w:ascii="Times New Roman" w:hAnsi="Times New Roman" w:cs="Times New Roman"/>
          <w:color w:val="000000" w:themeColor="text1"/>
          <w:sz w:val="24"/>
          <w:szCs w:val="24"/>
          <w:shd w:val="clear" w:color="auto" w:fill="FFFFFF"/>
        </w:rPr>
        <w:fldChar w:fldCharType="end"/>
      </w:r>
      <w:r w:rsidR="00492CF4" w:rsidRPr="004C4657">
        <w:rPr>
          <w:rFonts w:ascii="Times New Roman" w:hAnsi="Times New Roman" w:cs="Times New Roman"/>
          <w:color w:val="000000" w:themeColor="text1"/>
          <w:sz w:val="24"/>
          <w:szCs w:val="24"/>
          <w:shd w:val="clear" w:color="auto" w:fill="FFFFFF"/>
        </w:rPr>
        <w:t xml:space="preserve">, </w:t>
      </w:r>
      <w:r w:rsidR="00833B69">
        <w:rPr>
          <w:rFonts w:ascii="Times New Roman" w:hAnsi="Times New Roman" w:cs="Times New Roman"/>
          <w:color w:val="000000" w:themeColor="text1"/>
          <w:sz w:val="24"/>
          <w:szCs w:val="24"/>
          <w:shd w:val="clear" w:color="auto" w:fill="FFFFFF"/>
        </w:rPr>
        <w:t>has been developing</w:t>
      </w:r>
      <w:r w:rsidR="00492CF4" w:rsidRPr="004C4657">
        <w:rPr>
          <w:rFonts w:ascii="Times New Roman" w:hAnsi="Times New Roman" w:cs="Times New Roman"/>
          <w:color w:val="000000" w:themeColor="text1"/>
          <w:sz w:val="24"/>
          <w:szCs w:val="24"/>
          <w:shd w:val="clear" w:color="auto" w:fill="FFFFFF"/>
        </w:rPr>
        <w:t xml:space="preserve"> the “</w:t>
      </w:r>
      <w:bookmarkStart w:id="11" w:name="_Hlk45019570"/>
      <w:r w:rsidR="00492CF4" w:rsidRPr="004C4657">
        <w:rPr>
          <w:rFonts w:ascii="Times New Roman" w:hAnsi="Times New Roman" w:cs="Times New Roman"/>
          <w:color w:val="000000" w:themeColor="text1"/>
          <w:sz w:val="24"/>
          <w:szCs w:val="24"/>
          <w:shd w:val="clear" w:color="auto" w:fill="FFFFFF"/>
        </w:rPr>
        <w:t>COVID-19 Therapeutic Antibody Tracker</w:t>
      </w:r>
      <w:bookmarkEnd w:id="11"/>
      <w:r w:rsidR="00492CF4" w:rsidRPr="004C4657">
        <w:rPr>
          <w:rFonts w:ascii="Times New Roman" w:hAnsi="Times New Roman" w:cs="Times New Roman"/>
          <w:color w:val="000000" w:themeColor="text1"/>
          <w:sz w:val="24"/>
          <w:szCs w:val="24"/>
          <w:shd w:val="clear" w:color="auto" w:fill="FFFFFF"/>
        </w:rPr>
        <w:t xml:space="preserve">” (“Tracker”) to track the </w:t>
      </w:r>
      <w:r w:rsidR="00972BB7">
        <w:rPr>
          <w:rFonts w:ascii="Times New Roman" w:hAnsi="Times New Roman" w:cs="Times New Roman"/>
          <w:color w:val="000000" w:themeColor="text1"/>
          <w:sz w:val="24"/>
          <w:szCs w:val="24"/>
          <w:shd w:val="clear" w:color="auto" w:fill="FFFFFF"/>
        </w:rPr>
        <w:t xml:space="preserve">global </w:t>
      </w:r>
      <w:r w:rsidR="00492CF4" w:rsidRPr="004C4657">
        <w:rPr>
          <w:rFonts w:ascii="Times New Roman" w:hAnsi="Times New Roman" w:cs="Times New Roman"/>
          <w:color w:val="000000" w:themeColor="text1"/>
          <w:sz w:val="24"/>
          <w:szCs w:val="24"/>
          <w:shd w:val="clear" w:color="auto" w:fill="FFFFFF"/>
        </w:rPr>
        <w:t xml:space="preserve">antibody-based </w:t>
      </w:r>
      <w:r w:rsidR="00413397" w:rsidRPr="004C4657">
        <w:rPr>
          <w:rFonts w:ascii="Times New Roman" w:hAnsi="Times New Roman" w:cs="Times New Roman"/>
          <w:color w:val="000000" w:themeColor="text1"/>
          <w:sz w:val="24"/>
          <w:szCs w:val="24"/>
          <w:shd w:val="clear" w:color="auto" w:fill="FFFFFF"/>
        </w:rPr>
        <w:t xml:space="preserve">COVID-19 </w:t>
      </w:r>
      <w:r w:rsidR="009718AB">
        <w:rPr>
          <w:rFonts w:ascii="Times New Roman" w:hAnsi="Times New Roman" w:cs="Times New Roman"/>
          <w:color w:val="000000" w:themeColor="text1"/>
          <w:sz w:val="24"/>
          <w:szCs w:val="24"/>
          <w:shd w:val="clear" w:color="auto" w:fill="FFFFFF"/>
        </w:rPr>
        <w:t>programs</w:t>
      </w:r>
      <w:r w:rsidR="009718AB" w:rsidRPr="004C4657">
        <w:rPr>
          <w:rFonts w:ascii="Times New Roman" w:hAnsi="Times New Roman" w:cs="Times New Roman"/>
          <w:color w:val="000000" w:themeColor="text1"/>
          <w:sz w:val="24"/>
          <w:szCs w:val="24"/>
          <w:shd w:val="clear" w:color="auto" w:fill="FFFFFF"/>
        </w:rPr>
        <w:t xml:space="preserve"> </w:t>
      </w:r>
      <w:r w:rsidR="00413397" w:rsidRPr="004C4657">
        <w:rPr>
          <w:rFonts w:ascii="Times New Roman" w:hAnsi="Times New Roman" w:cs="Times New Roman"/>
          <w:color w:val="000000" w:themeColor="text1"/>
          <w:sz w:val="24"/>
          <w:szCs w:val="24"/>
          <w:shd w:val="clear" w:color="auto" w:fill="FFFFFF"/>
        </w:rPr>
        <w:t>in preclinical and clinical development</w:t>
      </w:r>
      <w:r w:rsidR="00492CF4" w:rsidRPr="004C4657">
        <w:rPr>
          <w:rFonts w:ascii="Times New Roman" w:hAnsi="Times New Roman" w:cs="Times New Roman"/>
          <w:color w:val="000000" w:themeColor="text1"/>
          <w:sz w:val="24"/>
          <w:szCs w:val="24"/>
          <w:shd w:val="clear" w:color="auto" w:fill="FFFFFF"/>
        </w:rPr>
        <w:t xml:space="preserve">. </w:t>
      </w:r>
      <w:r w:rsidR="00CD10CF" w:rsidRPr="004C4657">
        <w:rPr>
          <w:rFonts w:ascii="Times New Roman" w:hAnsi="Times New Roman" w:cs="Times New Roman"/>
          <w:color w:val="000000" w:themeColor="text1"/>
          <w:sz w:val="24"/>
          <w:szCs w:val="24"/>
          <w:shd w:val="clear" w:color="auto" w:fill="FFFFFF"/>
        </w:rPr>
        <w:t xml:space="preserve">All the data were collected from the public domain and </w:t>
      </w:r>
      <w:r w:rsidR="00D21BDA" w:rsidRPr="004C4657">
        <w:rPr>
          <w:rFonts w:ascii="Times New Roman" w:hAnsi="Times New Roman" w:cs="Times New Roman"/>
          <w:color w:val="000000" w:themeColor="text1"/>
          <w:sz w:val="24"/>
          <w:szCs w:val="24"/>
          <w:shd w:val="clear" w:color="auto" w:fill="FFFFFF"/>
        </w:rPr>
        <w:t>cross</w:t>
      </w:r>
      <w:r w:rsidR="00972BB7">
        <w:rPr>
          <w:rFonts w:ascii="Times New Roman" w:hAnsi="Times New Roman" w:cs="Times New Roman"/>
          <w:color w:val="000000" w:themeColor="text1"/>
          <w:sz w:val="24"/>
          <w:szCs w:val="24"/>
          <w:shd w:val="clear" w:color="auto" w:fill="FFFFFF"/>
        </w:rPr>
        <w:t>-</w:t>
      </w:r>
      <w:r w:rsidR="00CD10CF" w:rsidRPr="004C4657">
        <w:rPr>
          <w:rFonts w:ascii="Times New Roman" w:hAnsi="Times New Roman" w:cs="Times New Roman"/>
          <w:color w:val="000000" w:themeColor="text1"/>
          <w:sz w:val="24"/>
          <w:szCs w:val="24"/>
          <w:shd w:val="clear" w:color="auto" w:fill="FFFFFF"/>
        </w:rPr>
        <w:t>verified by volunteers.</w:t>
      </w:r>
    </w:p>
    <w:p w14:paraId="250E73BE" w14:textId="2AEAEE60" w:rsidR="00BF1F9C" w:rsidRPr="004C4657" w:rsidRDefault="005D73BF">
      <w:pPr>
        <w:spacing w:before="120" w:after="120" w:line="480" w:lineRule="auto"/>
        <w:jc w:val="both"/>
        <w:rPr>
          <w:rFonts w:ascii="Times New Roman" w:hAnsi="Times New Roman" w:cs="Times New Roman"/>
          <w:color w:val="000000" w:themeColor="text1"/>
          <w:sz w:val="24"/>
          <w:szCs w:val="24"/>
        </w:rPr>
        <w:pPrChange w:id="12" w:author="Xin Yu" w:date="2020-07-11T15:24:00Z">
          <w:pPr>
            <w:spacing w:before="120" w:after="120" w:line="360" w:lineRule="auto"/>
            <w:jc w:val="both"/>
          </w:pPr>
        </w:pPrChange>
      </w:pPr>
      <w:r>
        <w:rPr>
          <w:rFonts w:ascii="Times New Roman" w:hAnsi="Times New Roman" w:cs="Times New Roman"/>
          <w:color w:val="000000" w:themeColor="text1"/>
          <w:sz w:val="24"/>
          <w:szCs w:val="24"/>
          <w:shd w:val="clear" w:color="auto" w:fill="FFFFFF"/>
        </w:rPr>
        <w:t>The tracker is integrated into Chinese Antibody Society’s website using WordPress system. The data is regularly updated and proofread</w:t>
      </w:r>
      <w:r w:rsidR="00972BB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00972BB7">
        <w:rPr>
          <w:rFonts w:ascii="Times New Roman" w:hAnsi="Times New Roman" w:cs="Times New Roman"/>
          <w:color w:val="000000" w:themeColor="text1"/>
          <w:sz w:val="24"/>
          <w:szCs w:val="24"/>
          <w:shd w:val="clear" w:color="auto" w:fill="FFFFFF"/>
        </w:rPr>
        <w:t>E</w:t>
      </w:r>
      <w:r>
        <w:rPr>
          <w:rFonts w:ascii="Times New Roman" w:hAnsi="Times New Roman" w:cs="Times New Roman"/>
          <w:color w:val="000000" w:themeColor="text1"/>
          <w:sz w:val="24"/>
          <w:szCs w:val="24"/>
          <w:shd w:val="clear" w:color="auto" w:fill="FFFFFF"/>
        </w:rPr>
        <w:t xml:space="preserve">xploratory data analysis </w:t>
      </w:r>
      <w:r w:rsidR="00972BB7">
        <w:rPr>
          <w:rFonts w:ascii="Times New Roman" w:hAnsi="Times New Roman" w:cs="Times New Roman"/>
          <w:color w:val="000000" w:themeColor="text1"/>
          <w:sz w:val="24"/>
          <w:szCs w:val="24"/>
          <w:shd w:val="clear" w:color="auto" w:fill="FFFFFF"/>
        </w:rPr>
        <w:t xml:space="preserve">and visualization has also been conducted to </w:t>
      </w:r>
      <w:r>
        <w:rPr>
          <w:rFonts w:ascii="Times New Roman" w:hAnsi="Times New Roman" w:cs="Times New Roman"/>
          <w:color w:val="000000" w:themeColor="text1"/>
          <w:sz w:val="24"/>
          <w:szCs w:val="24"/>
          <w:shd w:val="clear" w:color="auto" w:fill="FFFFFF"/>
        </w:rPr>
        <w:t xml:space="preserve">present the latest trends </w:t>
      </w:r>
      <w:r w:rsidR="00972BB7">
        <w:rPr>
          <w:rFonts w:ascii="Times New Roman" w:hAnsi="Times New Roman" w:cs="Times New Roman"/>
          <w:color w:val="000000" w:themeColor="text1"/>
          <w:sz w:val="24"/>
          <w:szCs w:val="24"/>
          <w:shd w:val="clear" w:color="auto" w:fill="FFFFFF"/>
        </w:rPr>
        <w:t>of COVID-19 antibody development</w:t>
      </w:r>
      <w:r>
        <w:rPr>
          <w:rFonts w:ascii="Times New Roman" w:hAnsi="Times New Roman" w:cs="Times New Roman"/>
          <w:color w:val="000000" w:themeColor="text1"/>
          <w:sz w:val="24"/>
          <w:szCs w:val="24"/>
          <w:shd w:val="clear" w:color="auto" w:fill="FFFFFF"/>
        </w:rPr>
        <w:t xml:space="preserve">. </w:t>
      </w:r>
      <w:r w:rsidR="00A60F41" w:rsidRPr="004C4657">
        <w:rPr>
          <w:rFonts w:ascii="Times New Roman" w:hAnsi="Times New Roman" w:cs="Times New Roman"/>
          <w:color w:val="000000" w:themeColor="text1"/>
          <w:sz w:val="24"/>
          <w:szCs w:val="24"/>
        </w:rPr>
        <w:t xml:space="preserve">We categorized the data mainly </w:t>
      </w:r>
      <w:r w:rsidR="00B53CF9">
        <w:rPr>
          <w:rFonts w:ascii="Times New Roman" w:hAnsi="Times New Roman" w:cs="Times New Roman"/>
          <w:color w:val="000000" w:themeColor="text1"/>
          <w:sz w:val="24"/>
          <w:szCs w:val="24"/>
        </w:rPr>
        <w:t>by</w:t>
      </w:r>
      <w:r w:rsidR="00A60F41" w:rsidRPr="004C4657">
        <w:rPr>
          <w:rFonts w:ascii="Times New Roman" w:hAnsi="Times New Roman" w:cs="Times New Roman"/>
          <w:color w:val="000000" w:themeColor="text1"/>
          <w:sz w:val="24"/>
          <w:szCs w:val="24"/>
        </w:rPr>
        <w:t xml:space="preserve"> their target</w:t>
      </w:r>
      <w:r>
        <w:rPr>
          <w:rFonts w:ascii="Times New Roman" w:hAnsi="Times New Roman" w:cs="Times New Roman"/>
          <w:color w:val="000000" w:themeColor="text1"/>
          <w:sz w:val="24"/>
          <w:szCs w:val="24"/>
        </w:rPr>
        <w:t>s</w:t>
      </w:r>
      <w:r w:rsidR="00A60F41" w:rsidRPr="004C4657">
        <w:rPr>
          <w:rFonts w:ascii="Times New Roman" w:hAnsi="Times New Roman" w:cs="Times New Roman"/>
          <w:color w:val="000000" w:themeColor="text1"/>
          <w:sz w:val="24"/>
          <w:szCs w:val="24"/>
        </w:rPr>
        <w:t>, format</w:t>
      </w:r>
      <w:r>
        <w:rPr>
          <w:rFonts w:ascii="Times New Roman" w:hAnsi="Times New Roman" w:cs="Times New Roman"/>
          <w:color w:val="000000" w:themeColor="text1"/>
          <w:sz w:val="24"/>
          <w:szCs w:val="24"/>
        </w:rPr>
        <w:t>s</w:t>
      </w:r>
      <w:r w:rsidR="00A60F41" w:rsidRPr="004C4657">
        <w:rPr>
          <w:rFonts w:ascii="Times New Roman" w:hAnsi="Times New Roman" w:cs="Times New Roman"/>
          <w:color w:val="000000" w:themeColor="text1"/>
          <w:sz w:val="24"/>
          <w:szCs w:val="24"/>
        </w:rPr>
        <w:t>, status of development, developer</w:t>
      </w:r>
      <w:r>
        <w:rPr>
          <w:rFonts w:ascii="Times New Roman" w:hAnsi="Times New Roman" w:cs="Times New Roman"/>
          <w:color w:val="000000" w:themeColor="text1"/>
          <w:sz w:val="24"/>
          <w:szCs w:val="24"/>
        </w:rPr>
        <w:t>s</w:t>
      </w:r>
      <w:r w:rsidR="00A60F41" w:rsidRPr="004C4657">
        <w:rPr>
          <w:rFonts w:ascii="Times New Roman" w:hAnsi="Times New Roman" w:cs="Times New Roman"/>
          <w:color w:val="000000" w:themeColor="text1"/>
          <w:sz w:val="24"/>
          <w:szCs w:val="24"/>
        </w:rPr>
        <w:t xml:space="preserve"> and countr</w:t>
      </w:r>
      <w:r>
        <w:rPr>
          <w:rFonts w:ascii="Times New Roman" w:hAnsi="Times New Roman" w:cs="Times New Roman"/>
          <w:color w:val="000000" w:themeColor="text1"/>
          <w:sz w:val="24"/>
          <w:szCs w:val="24"/>
        </w:rPr>
        <w:t>ies</w:t>
      </w:r>
      <w:r w:rsidR="00A60F41" w:rsidRPr="004C4657">
        <w:rPr>
          <w:rFonts w:ascii="Times New Roman" w:hAnsi="Times New Roman" w:cs="Times New Roman"/>
          <w:color w:val="000000" w:themeColor="text1"/>
          <w:sz w:val="24"/>
          <w:szCs w:val="24"/>
        </w:rPr>
        <w:t xml:space="preserve">. </w:t>
      </w:r>
      <w:r w:rsidR="00CD10CF" w:rsidRPr="004C4657">
        <w:rPr>
          <w:rFonts w:ascii="Times New Roman" w:hAnsi="Times New Roman" w:cs="Times New Roman"/>
          <w:color w:val="000000" w:themeColor="text1"/>
          <w:sz w:val="24"/>
          <w:szCs w:val="24"/>
          <w:shd w:val="clear" w:color="auto" w:fill="FFFFFF"/>
        </w:rPr>
        <w:t>Among the</w:t>
      </w:r>
      <w:r w:rsidR="004A38F8" w:rsidRPr="004C4657">
        <w:rPr>
          <w:rFonts w:ascii="Times New Roman" w:hAnsi="Times New Roman" w:cs="Times New Roman"/>
          <w:color w:val="000000" w:themeColor="text1"/>
          <w:sz w:val="24"/>
          <w:szCs w:val="24"/>
          <w:shd w:val="clear" w:color="auto" w:fill="FFFFFF"/>
        </w:rPr>
        <w:t xml:space="preserve"> </w:t>
      </w:r>
      <w:r w:rsidR="00CD10CF" w:rsidRPr="004C4657">
        <w:rPr>
          <w:rFonts w:ascii="Times New Roman" w:hAnsi="Times New Roman" w:cs="Times New Roman"/>
          <w:color w:val="000000" w:themeColor="text1"/>
          <w:sz w:val="24"/>
          <w:szCs w:val="24"/>
          <w:shd w:val="clear" w:color="auto" w:fill="FFFFFF"/>
        </w:rPr>
        <w:t xml:space="preserve">programs and molecules, </w:t>
      </w:r>
      <w:r w:rsidR="00B53CF9">
        <w:rPr>
          <w:rFonts w:ascii="Times New Roman" w:hAnsi="Times New Roman" w:cs="Times New Roman"/>
          <w:color w:val="000000" w:themeColor="text1"/>
          <w:sz w:val="24"/>
          <w:szCs w:val="24"/>
          <w:shd w:val="clear" w:color="auto" w:fill="FFFFFF"/>
        </w:rPr>
        <w:t xml:space="preserve">more than 50% </w:t>
      </w:r>
      <w:r w:rsidR="00A60F41" w:rsidRPr="004C4657">
        <w:rPr>
          <w:rFonts w:ascii="Times New Roman" w:hAnsi="Times New Roman" w:cs="Times New Roman"/>
          <w:color w:val="000000" w:themeColor="text1"/>
          <w:sz w:val="24"/>
          <w:szCs w:val="24"/>
          <w:shd w:val="clear" w:color="auto" w:fill="FFFFFF"/>
        </w:rPr>
        <w:t xml:space="preserve">of the </w:t>
      </w:r>
      <w:r w:rsidR="00A60F41" w:rsidRPr="004C4657">
        <w:rPr>
          <w:rFonts w:ascii="Times New Roman" w:hAnsi="Times New Roman" w:cs="Times New Roman"/>
          <w:color w:val="000000" w:themeColor="text1"/>
          <w:sz w:val="24"/>
          <w:szCs w:val="24"/>
        </w:rPr>
        <w:t xml:space="preserve">COVID-19 antibody candidates </w:t>
      </w:r>
      <w:r w:rsidR="004A38F8" w:rsidRPr="004C4657">
        <w:rPr>
          <w:rFonts w:ascii="Times New Roman" w:hAnsi="Times New Roman" w:cs="Times New Roman"/>
          <w:color w:val="000000" w:themeColor="text1"/>
          <w:sz w:val="24"/>
          <w:szCs w:val="24"/>
        </w:rPr>
        <w:t xml:space="preserve">are </w:t>
      </w:r>
      <w:r w:rsidR="00A60F41" w:rsidRPr="004C4657">
        <w:rPr>
          <w:rFonts w:ascii="Times New Roman" w:hAnsi="Times New Roman" w:cs="Times New Roman"/>
          <w:color w:val="000000" w:themeColor="text1"/>
          <w:sz w:val="24"/>
          <w:szCs w:val="24"/>
        </w:rPr>
        <w:t xml:space="preserve">targeting the </w:t>
      </w:r>
      <w:r w:rsidR="004A38F8" w:rsidRPr="004C4657">
        <w:rPr>
          <w:rFonts w:ascii="Times New Roman" w:hAnsi="Times New Roman" w:cs="Times New Roman"/>
          <w:color w:val="000000" w:themeColor="text1"/>
          <w:sz w:val="24"/>
          <w:szCs w:val="24"/>
        </w:rPr>
        <w:t>SARS-COV-2 S</w:t>
      </w:r>
      <w:r w:rsidR="00B53CF9">
        <w:rPr>
          <w:rFonts w:ascii="Times New Roman" w:hAnsi="Times New Roman" w:cs="Times New Roman"/>
          <w:color w:val="000000" w:themeColor="text1"/>
          <w:sz w:val="24"/>
          <w:szCs w:val="24"/>
        </w:rPr>
        <w:t>pike</w:t>
      </w:r>
      <w:r w:rsidR="004A38F8" w:rsidRPr="004C4657">
        <w:rPr>
          <w:rFonts w:ascii="Times New Roman" w:hAnsi="Times New Roman" w:cs="Times New Roman"/>
          <w:color w:val="000000" w:themeColor="text1"/>
          <w:sz w:val="24"/>
          <w:szCs w:val="24"/>
        </w:rPr>
        <w:t xml:space="preserve"> protein</w:t>
      </w:r>
      <w:r w:rsidR="00B53CF9">
        <w:rPr>
          <w:rFonts w:ascii="Times New Roman" w:hAnsi="Times New Roman" w:cs="Times New Roman"/>
          <w:color w:val="000000" w:themeColor="text1"/>
          <w:sz w:val="24"/>
          <w:szCs w:val="24"/>
        </w:rPr>
        <w:t xml:space="preserve"> (S protein)</w:t>
      </w:r>
      <w:r w:rsidR="00A60F41" w:rsidRPr="004C4657">
        <w:rPr>
          <w:rFonts w:ascii="Times New Roman" w:hAnsi="Times New Roman" w:cs="Times New Roman"/>
          <w:color w:val="000000" w:themeColor="text1"/>
          <w:sz w:val="24"/>
          <w:szCs w:val="24"/>
        </w:rPr>
        <w:t xml:space="preserve"> </w:t>
      </w:r>
      <w:r w:rsidR="004A38F8" w:rsidRPr="004C4657">
        <w:rPr>
          <w:rFonts w:ascii="Times New Roman" w:hAnsi="Times New Roman" w:cs="Times New Roman"/>
          <w:color w:val="000000" w:themeColor="text1"/>
          <w:sz w:val="24"/>
          <w:szCs w:val="24"/>
        </w:rPr>
        <w:t xml:space="preserve">and </w:t>
      </w:r>
      <w:r w:rsidR="00A60F41" w:rsidRPr="004C4657">
        <w:rPr>
          <w:rFonts w:ascii="Times New Roman" w:hAnsi="Times New Roman" w:cs="Times New Roman"/>
          <w:color w:val="000000" w:themeColor="text1"/>
          <w:sz w:val="24"/>
          <w:szCs w:val="24"/>
        </w:rPr>
        <w:t xml:space="preserve">in </w:t>
      </w:r>
      <w:r w:rsidR="009A31AD">
        <w:rPr>
          <w:rFonts w:ascii="Times New Roman" w:hAnsi="Times New Roman" w:cs="Times New Roman"/>
          <w:color w:val="000000" w:themeColor="text1"/>
          <w:sz w:val="24"/>
          <w:szCs w:val="24"/>
        </w:rPr>
        <w:t>the antibody</w:t>
      </w:r>
      <w:r w:rsidR="004A38F8" w:rsidRPr="004C4657">
        <w:rPr>
          <w:rFonts w:ascii="Times New Roman" w:hAnsi="Times New Roman" w:cs="Times New Roman"/>
          <w:color w:val="000000" w:themeColor="text1"/>
          <w:sz w:val="24"/>
          <w:szCs w:val="24"/>
        </w:rPr>
        <w:t xml:space="preserve"> format</w:t>
      </w:r>
      <w:r>
        <w:rPr>
          <w:rFonts w:ascii="Times New Roman" w:hAnsi="Times New Roman" w:cs="Times New Roman"/>
          <w:color w:val="000000" w:themeColor="text1"/>
          <w:sz w:val="24"/>
          <w:szCs w:val="24"/>
        </w:rPr>
        <w:t>.</w:t>
      </w:r>
      <w:r w:rsidR="004A38F8" w:rsidRPr="004C4657">
        <w:rPr>
          <w:rFonts w:ascii="Times New Roman" w:hAnsi="Times New Roman" w:cs="Times New Roman"/>
          <w:color w:val="000000" w:themeColor="text1"/>
          <w:sz w:val="24"/>
          <w:szCs w:val="24"/>
        </w:rPr>
        <w:t xml:space="preserve"> </w:t>
      </w:r>
      <w:r w:rsidR="0045227A">
        <w:rPr>
          <w:rFonts w:ascii="Times New Roman" w:hAnsi="Times New Roman" w:cs="Times New Roman"/>
          <w:color w:val="000000" w:themeColor="text1"/>
          <w:sz w:val="24"/>
          <w:szCs w:val="24"/>
        </w:rPr>
        <w:t>M</w:t>
      </w:r>
      <w:r w:rsidR="004A38F8" w:rsidRPr="004C4657">
        <w:rPr>
          <w:rFonts w:ascii="Times New Roman" w:hAnsi="Times New Roman" w:cs="Times New Roman"/>
          <w:color w:val="000000" w:themeColor="text1"/>
          <w:sz w:val="24"/>
          <w:szCs w:val="24"/>
        </w:rPr>
        <w:t>ost of the</w:t>
      </w:r>
      <w:r w:rsidR="009A31AD">
        <w:rPr>
          <w:rFonts w:ascii="Times New Roman" w:hAnsi="Times New Roman" w:cs="Times New Roman"/>
          <w:color w:val="000000" w:themeColor="text1"/>
          <w:sz w:val="24"/>
          <w:szCs w:val="24"/>
        </w:rPr>
        <w:t>se virus-specific therapeutic antibodies</w:t>
      </w:r>
      <w:r w:rsidR="004A38F8" w:rsidRPr="004C4657">
        <w:rPr>
          <w:rFonts w:ascii="Times New Roman" w:hAnsi="Times New Roman" w:cs="Times New Roman"/>
          <w:color w:val="000000" w:themeColor="text1"/>
          <w:sz w:val="24"/>
          <w:szCs w:val="24"/>
        </w:rPr>
        <w:t xml:space="preserve"> are</w:t>
      </w:r>
      <w:r>
        <w:rPr>
          <w:rFonts w:ascii="Times New Roman" w:hAnsi="Times New Roman" w:cs="Times New Roman"/>
          <w:color w:val="000000" w:themeColor="text1"/>
          <w:sz w:val="24"/>
          <w:szCs w:val="24"/>
        </w:rPr>
        <w:t xml:space="preserve"> </w:t>
      </w:r>
      <w:r w:rsidR="004A38F8" w:rsidRPr="004C4657">
        <w:rPr>
          <w:rFonts w:ascii="Times New Roman" w:hAnsi="Times New Roman" w:cs="Times New Roman"/>
          <w:color w:val="000000" w:themeColor="text1"/>
          <w:sz w:val="24"/>
          <w:szCs w:val="24"/>
        </w:rPr>
        <w:t xml:space="preserve">in </w:t>
      </w:r>
      <w:r w:rsidR="00A60F41" w:rsidRPr="004C4657">
        <w:rPr>
          <w:rFonts w:ascii="Times New Roman" w:hAnsi="Times New Roman" w:cs="Times New Roman"/>
          <w:color w:val="000000" w:themeColor="text1"/>
          <w:sz w:val="24"/>
          <w:szCs w:val="24"/>
        </w:rPr>
        <w:t>discovery or preclinic</w:t>
      </w:r>
      <w:r>
        <w:rPr>
          <w:rFonts w:ascii="Times New Roman" w:hAnsi="Times New Roman" w:cs="Times New Roman"/>
          <w:color w:val="000000" w:themeColor="text1"/>
          <w:sz w:val="24"/>
          <w:szCs w:val="24"/>
        </w:rPr>
        <w:t>al</w:t>
      </w:r>
      <w:r w:rsidR="00A60F41" w:rsidRPr="004C4657">
        <w:rPr>
          <w:rFonts w:ascii="Times New Roman" w:hAnsi="Times New Roman" w:cs="Times New Roman"/>
          <w:color w:val="000000" w:themeColor="text1"/>
          <w:sz w:val="24"/>
          <w:szCs w:val="24"/>
        </w:rPr>
        <w:t xml:space="preserve"> stage. </w:t>
      </w:r>
      <w:r w:rsidR="00BF1F9C" w:rsidRPr="004C4657">
        <w:rPr>
          <w:rFonts w:ascii="Times New Roman" w:hAnsi="Times New Roman" w:cs="Times New Roman"/>
          <w:color w:val="000000" w:themeColor="text1"/>
          <w:sz w:val="24"/>
          <w:szCs w:val="24"/>
        </w:rPr>
        <w:t xml:space="preserve">USA and China are the two </w:t>
      </w:r>
      <w:r w:rsidR="00D867B9">
        <w:rPr>
          <w:rFonts w:ascii="Times New Roman" w:hAnsi="Times New Roman" w:cs="Times New Roman"/>
          <w:color w:val="000000" w:themeColor="text1"/>
          <w:sz w:val="24"/>
          <w:szCs w:val="24"/>
        </w:rPr>
        <w:t xml:space="preserve">leading </w:t>
      </w:r>
      <w:r w:rsidR="00BF1F9C" w:rsidRPr="004C4657">
        <w:rPr>
          <w:rFonts w:ascii="Times New Roman" w:hAnsi="Times New Roman" w:cs="Times New Roman"/>
          <w:color w:val="000000" w:themeColor="text1"/>
          <w:sz w:val="24"/>
          <w:szCs w:val="24"/>
        </w:rPr>
        <w:t xml:space="preserve">countries in developing COVID-19 antibody therapeutics. Most of the </w:t>
      </w:r>
      <w:r w:rsidR="00BF1F9C" w:rsidRPr="004C4657">
        <w:rPr>
          <w:rFonts w:ascii="Times New Roman" w:hAnsi="Times New Roman" w:cs="Times New Roman"/>
          <w:color w:val="000000" w:themeColor="text1"/>
          <w:sz w:val="24"/>
          <w:szCs w:val="24"/>
          <w:shd w:val="clear" w:color="auto" w:fill="FFFFFF"/>
        </w:rPr>
        <w:t xml:space="preserve">current </w:t>
      </w:r>
      <w:r w:rsidR="00BF1F9C" w:rsidRPr="004C4657">
        <w:rPr>
          <w:rFonts w:ascii="Times New Roman" w:hAnsi="Times New Roman" w:cs="Times New Roman"/>
          <w:color w:val="000000" w:themeColor="text1"/>
          <w:sz w:val="24"/>
          <w:szCs w:val="24"/>
        </w:rPr>
        <w:t>COVID-</w:t>
      </w:r>
      <w:r w:rsidR="00BF1F9C" w:rsidRPr="004C4657">
        <w:rPr>
          <w:rFonts w:ascii="Times New Roman" w:hAnsi="Times New Roman" w:cs="Times New Roman"/>
          <w:color w:val="000000" w:themeColor="text1"/>
          <w:sz w:val="24"/>
          <w:szCs w:val="24"/>
        </w:rPr>
        <w:lastRenderedPageBreak/>
        <w:t xml:space="preserve">19 antibody therapeutic candidates in clinical trials are repurposing drugs aimed at other targets </w:t>
      </w:r>
      <w:r w:rsidR="000D6694">
        <w:rPr>
          <w:rFonts w:ascii="Times New Roman" w:hAnsi="Times New Roman" w:cs="Times New Roman"/>
          <w:color w:val="000000" w:themeColor="text1"/>
          <w:sz w:val="24"/>
          <w:szCs w:val="24"/>
        </w:rPr>
        <w:t xml:space="preserve">other </w:t>
      </w:r>
      <w:r w:rsidR="00BF1F9C" w:rsidRPr="004C4657">
        <w:rPr>
          <w:rFonts w:ascii="Times New Roman" w:hAnsi="Times New Roman" w:cs="Times New Roman"/>
          <w:color w:val="000000" w:themeColor="text1"/>
          <w:sz w:val="24"/>
          <w:szCs w:val="24"/>
        </w:rPr>
        <w:t>than the virus</w:t>
      </w:r>
      <w:r>
        <w:rPr>
          <w:rFonts w:ascii="Times New Roman" w:hAnsi="Times New Roman" w:cs="Times New Roman"/>
          <w:color w:val="000000" w:themeColor="text1"/>
          <w:sz w:val="24"/>
          <w:szCs w:val="24"/>
        </w:rPr>
        <w:t>-</w:t>
      </w:r>
      <w:r w:rsidR="00BF1F9C" w:rsidRPr="004C4657">
        <w:rPr>
          <w:rFonts w:ascii="Times New Roman" w:hAnsi="Times New Roman" w:cs="Times New Roman"/>
          <w:color w:val="000000" w:themeColor="text1"/>
          <w:sz w:val="24"/>
          <w:szCs w:val="24"/>
        </w:rPr>
        <w:t>specific protein.</w:t>
      </w:r>
      <w:r w:rsidR="009A31AD">
        <w:rPr>
          <w:rFonts w:ascii="Times New Roman" w:hAnsi="Times New Roman" w:cs="Times New Roman"/>
          <w:color w:val="000000" w:themeColor="text1"/>
          <w:sz w:val="24"/>
          <w:szCs w:val="24"/>
        </w:rPr>
        <w:t xml:space="preserve"> </w:t>
      </w:r>
    </w:p>
    <w:p w14:paraId="766AB687" w14:textId="77777777" w:rsidR="00CD10CF" w:rsidRPr="004C4657" w:rsidRDefault="00CD10CF">
      <w:pPr>
        <w:spacing w:before="120" w:after="120" w:line="480" w:lineRule="auto"/>
        <w:jc w:val="both"/>
        <w:rPr>
          <w:rFonts w:ascii="Times New Roman" w:hAnsi="Times New Roman" w:cs="Times New Roman"/>
          <w:color w:val="000000" w:themeColor="text1"/>
          <w:sz w:val="24"/>
          <w:szCs w:val="24"/>
          <w:shd w:val="clear" w:color="auto" w:fill="FFFFFF"/>
        </w:rPr>
        <w:pPrChange w:id="13" w:author="Xin Yu" w:date="2020-07-11T15:24:00Z">
          <w:pPr>
            <w:spacing w:before="120" w:after="120" w:line="360" w:lineRule="auto"/>
            <w:jc w:val="both"/>
          </w:pPr>
        </w:pPrChange>
      </w:pPr>
    </w:p>
    <w:p w14:paraId="19381740" w14:textId="17D883C5" w:rsidR="00C03FD6" w:rsidRPr="004C4657" w:rsidRDefault="007A0556">
      <w:pPr>
        <w:spacing w:before="120" w:after="120" w:line="480" w:lineRule="auto"/>
        <w:jc w:val="both"/>
        <w:rPr>
          <w:rFonts w:ascii="Times New Roman" w:hAnsi="Times New Roman" w:cs="Times New Roman"/>
          <w:b/>
          <w:bCs/>
          <w:color w:val="000000" w:themeColor="text1"/>
          <w:sz w:val="24"/>
          <w:szCs w:val="24"/>
          <w:shd w:val="clear" w:color="auto" w:fill="FFFFFF"/>
        </w:rPr>
        <w:pPrChange w:id="14" w:author="Xin Yu" w:date="2020-07-11T15:24:00Z">
          <w:pPr>
            <w:spacing w:before="120" w:after="120" w:line="360" w:lineRule="auto"/>
            <w:jc w:val="both"/>
          </w:pPr>
        </w:pPrChange>
      </w:pPr>
      <w:r w:rsidRPr="004C4657">
        <w:rPr>
          <w:rFonts w:ascii="Times New Roman" w:hAnsi="Times New Roman" w:cs="Times New Roman"/>
          <w:b/>
          <w:bCs/>
          <w:color w:val="000000" w:themeColor="text1"/>
          <w:sz w:val="24"/>
          <w:szCs w:val="24"/>
          <w:shd w:val="clear" w:color="auto" w:fill="FFFFFF"/>
        </w:rPr>
        <w:t>Statement of Significance</w:t>
      </w:r>
      <w:r w:rsidR="00E90011" w:rsidRPr="004C4657">
        <w:rPr>
          <w:rFonts w:ascii="Times New Roman" w:hAnsi="Times New Roman" w:cs="Times New Roman"/>
          <w:b/>
          <w:bCs/>
          <w:color w:val="000000" w:themeColor="text1"/>
          <w:sz w:val="24"/>
          <w:szCs w:val="24"/>
          <w:shd w:val="clear" w:color="auto" w:fill="FFFFFF"/>
        </w:rPr>
        <w:t xml:space="preserve"> </w:t>
      </w:r>
    </w:p>
    <w:p w14:paraId="561FD23B" w14:textId="472A3E04" w:rsidR="002E0A95" w:rsidRPr="00E85FA4" w:rsidRDefault="00BF1F9C">
      <w:pPr>
        <w:spacing w:before="120" w:after="120" w:line="480" w:lineRule="auto"/>
        <w:jc w:val="both"/>
        <w:rPr>
          <w:rFonts w:ascii="Times New Roman" w:hAnsi="Times New Roman" w:cs="Times New Roman"/>
          <w:color w:val="000000" w:themeColor="text1"/>
          <w:sz w:val="24"/>
          <w:szCs w:val="24"/>
          <w:shd w:val="clear" w:color="auto" w:fill="FFFFFF"/>
        </w:rPr>
        <w:pPrChange w:id="15" w:author="Xin Yu" w:date="2020-07-11T15:24:00Z">
          <w:pPr>
            <w:spacing w:before="120" w:after="120" w:line="360" w:lineRule="auto"/>
            <w:jc w:val="both"/>
          </w:pPr>
        </w:pPrChange>
      </w:pPr>
      <w:r w:rsidRPr="004C4657">
        <w:rPr>
          <w:rFonts w:ascii="Times New Roman" w:hAnsi="Times New Roman" w:cs="Times New Roman"/>
          <w:color w:val="000000" w:themeColor="text1"/>
          <w:sz w:val="24"/>
          <w:szCs w:val="24"/>
        </w:rPr>
        <w:t>Chinese Antibody Society, </w:t>
      </w:r>
      <w:r w:rsidRPr="004C4657">
        <w:rPr>
          <w:rFonts w:ascii="Times New Roman" w:hAnsi="Times New Roman" w:cs="Times New Roman"/>
          <w:color w:val="000000" w:themeColor="text1"/>
          <w:sz w:val="24"/>
          <w:szCs w:val="24"/>
          <w:shd w:val="clear" w:color="auto" w:fill="FFFFFF"/>
        </w:rPr>
        <w:t xml:space="preserve">in collaboration with </w:t>
      </w:r>
      <w:r w:rsidR="00041656">
        <w:fldChar w:fldCharType="begin"/>
      </w:r>
      <w:r w:rsidR="00041656">
        <w:instrText xml:space="preserve"> HYPERLINK "https://www.antibodysociety.org/" </w:instrText>
      </w:r>
      <w:r w:rsidR="00041656">
        <w:fldChar w:fldCharType="separate"/>
      </w:r>
      <w:r w:rsidRPr="004C4657">
        <w:rPr>
          <w:rFonts w:ascii="Times New Roman" w:hAnsi="Times New Roman" w:cs="Times New Roman"/>
          <w:color w:val="000000" w:themeColor="text1"/>
          <w:sz w:val="24"/>
          <w:szCs w:val="24"/>
        </w:rPr>
        <w:t>The</w:t>
      </w:r>
      <w:r w:rsidR="00041656">
        <w:rPr>
          <w:rFonts w:ascii="Times New Roman" w:hAnsi="Times New Roman" w:cs="Times New Roman"/>
          <w:color w:val="000000" w:themeColor="text1"/>
          <w:sz w:val="24"/>
          <w:szCs w:val="24"/>
        </w:rPr>
        <w:fldChar w:fldCharType="end"/>
      </w:r>
      <w:r w:rsidRPr="004C4657">
        <w:rPr>
          <w:rFonts w:ascii="Times New Roman" w:hAnsi="Times New Roman" w:cs="Times New Roman"/>
          <w:b/>
          <w:bCs/>
          <w:color w:val="000000" w:themeColor="text1"/>
          <w:sz w:val="24"/>
          <w:szCs w:val="24"/>
        </w:rPr>
        <w:t> </w:t>
      </w:r>
      <w:r w:rsidR="00041656">
        <w:fldChar w:fldCharType="begin"/>
      </w:r>
      <w:r w:rsidR="00041656">
        <w:instrText xml:space="preserve"> HYPERLINK "https://www.antibodysociety.org/" </w:instrText>
      </w:r>
      <w:r w:rsidR="00041656">
        <w:fldChar w:fldCharType="separate"/>
      </w:r>
      <w:r w:rsidRPr="004C4657">
        <w:rPr>
          <w:rFonts w:ascii="Times New Roman" w:hAnsi="Times New Roman" w:cs="Times New Roman"/>
          <w:color w:val="000000" w:themeColor="text1"/>
          <w:sz w:val="24"/>
          <w:szCs w:val="24"/>
        </w:rPr>
        <w:t>Antibody Society</w:t>
      </w:r>
      <w:r w:rsidR="00041656">
        <w:rPr>
          <w:rFonts w:ascii="Times New Roman" w:hAnsi="Times New Roman" w:cs="Times New Roman"/>
          <w:color w:val="000000" w:themeColor="text1"/>
          <w:sz w:val="24"/>
          <w:szCs w:val="24"/>
        </w:rPr>
        <w:fldChar w:fldCharType="end"/>
      </w:r>
      <w:r w:rsidRPr="004C4657">
        <w:rPr>
          <w:rFonts w:ascii="Times New Roman" w:hAnsi="Times New Roman" w:cs="Times New Roman"/>
          <w:b/>
          <w:bCs/>
          <w:color w:val="000000" w:themeColor="text1"/>
          <w:sz w:val="24"/>
          <w:szCs w:val="24"/>
        </w:rPr>
        <w:t>,</w:t>
      </w:r>
      <w:r w:rsidRPr="004C4657">
        <w:rPr>
          <w:rFonts w:ascii="Times New Roman" w:hAnsi="Times New Roman" w:cs="Times New Roman"/>
          <w:color w:val="000000" w:themeColor="text1"/>
          <w:sz w:val="24"/>
          <w:szCs w:val="24"/>
        </w:rPr>
        <w:t xml:space="preserve"> developed</w:t>
      </w:r>
      <w:r w:rsidRPr="004C4657">
        <w:rPr>
          <w:rFonts w:ascii="Times New Roman" w:hAnsi="Times New Roman" w:cs="Times New Roman"/>
          <w:b/>
          <w:bCs/>
          <w:color w:val="000000" w:themeColor="text1"/>
          <w:sz w:val="24"/>
          <w:szCs w:val="24"/>
        </w:rPr>
        <w:t xml:space="preserve"> </w:t>
      </w:r>
      <w:r w:rsidRPr="004C4657">
        <w:rPr>
          <w:rFonts w:ascii="Times New Roman" w:hAnsi="Times New Roman" w:cs="Times New Roman"/>
          <w:color w:val="000000" w:themeColor="text1"/>
          <w:sz w:val="24"/>
          <w:szCs w:val="24"/>
        </w:rPr>
        <w:t>the “COVID-19 Therapeutic Antibody Tracker” (“Tracker”) to</w:t>
      </w:r>
      <w:r w:rsidRPr="004C4657">
        <w:rPr>
          <w:rFonts w:ascii="Times New Roman" w:hAnsi="Times New Roman" w:cs="Times New Roman"/>
          <w:color w:val="000000" w:themeColor="text1"/>
          <w:sz w:val="24"/>
          <w:szCs w:val="24"/>
          <w:shd w:val="clear" w:color="auto" w:fill="FFFFFF"/>
        </w:rPr>
        <w:t xml:space="preserve"> </w:t>
      </w:r>
      <w:r w:rsidR="009A31AD">
        <w:rPr>
          <w:rFonts w:ascii="Times New Roman" w:hAnsi="Times New Roman" w:cs="Times New Roman"/>
          <w:color w:val="000000" w:themeColor="text1"/>
          <w:sz w:val="24"/>
          <w:szCs w:val="24"/>
          <w:shd w:val="clear" w:color="auto" w:fill="FFFFFF"/>
        </w:rPr>
        <w:t xml:space="preserve">provide a global database for </w:t>
      </w:r>
      <w:r w:rsidR="000D3540">
        <w:rPr>
          <w:rFonts w:ascii="Times New Roman" w:hAnsi="Times New Roman" w:cs="Times New Roman"/>
          <w:color w:val="000000" w:themeColor="text1"/>
          <w:sz w:val="24"/>
          <w:szCs w:val="24"/>
          <w:shd w:val="clear" w:color="auto" w:fill="FFFFFF"/>
        </w:rPr>
        <w:t xml:space="preserve">scientists and the general public to </w:t>
      </w:r>
      <w:r w:rsidRPr="004C4657">
        <w:rPr>
          <w:rFonts w:ascii="Times New Roman" w:hAnsi="Times New Roman" w:cs="Times New Roman"/>
          <w:color w:val="000000" w:themeColor="text1"/>
          <w:sz w:val="24"/>
          <w:szCs w:val="24"/>
          <w:shd w:val="clear" w:color="auto" w:fill="FFFFFF"/>
        </w:rPr>
        <w:t xml:space="preserve">track </w:t>
      </w:r>
      <w:r w:rsidR="009A31AD">
        <w:rPr>
          <w:rFonts w:ascii="Times New Roman" w:hAnsi="Times New Roman" w:cs="Times New Roman"/>
          <w:color w:val="000000" w:themeColor="text1"/>
          <w:sz w:val="24"/>
          <w:szCs w:val="24"/>
          <w:shd w:val="clear" w:color="auto" w:fill="FFFFFF"/>
        </w:rPr>
        <w:t xml:space="preserve">ongoing preclinical </w:t>
      </w:r>
      <w:r w:rsidR="000D3540">
        <w:rPr>
          <w:rFonts w:ascii="Times New Roman" w:hAnsi="Times New Roman" w:cs="Times New Roman"/>
          <w:color w:val="000000" w:themeColor="text1"/>
          <w:sz w:val="24"/>
          <w:szCs w:val="24"/>
          <w:shd w:val="clear" w:color="auto" w:fill="FFFFFF"/>
        </w:rPr>
        <w:t>and</w:t>
      </w:r>
      <w:r w:rsidR="009A31AD">
        <w:rPr>
          <w:rFonts w:ascii="Times New Roman" w:hAnsi="Times New Roman" w:cs="Times New Roman"/>
          <w:color w:val="000000" w:themeColor="text1"/>
          <w:sz w:val="24"/>
          <w:szCs w:val="24"/>
          <w:shd w:val="clear" w:color="auto" w:fill="FFFFFF"/>
        </w:rPr>
        <w:t xml:space="preserve"> clinical </w:t>
      </w:r>
      <w:r w:rsidR="000D3540">
        <w:rPr>
          <w:rFonts w:ascii="Times New Roman" w:hAnsi="Times New Roman" w:cs="Times New Roman"/>
          <w:color w:val="000000" w:themeColor="text1"/>
          <w:sz w:val="24"/>
          <w:szCs w:val="24"/>
          <w:shd w:val="clear" w:color="auto" w:fill="FFFFFF"/>
        </w:rPr>
        <w:t xml:space="preserve">development </w:t>
      </w:r>
      <w:r w:rsidR="009A31AD">
        <w:rPr>
          <w:rFonts w:ascii="Times New Roman" w:hAnsi="Times New Roman" w:cs="Times New Roman"/>
          <w:color w:val="000000" w:themeColor="text1"/>
          <w:sz w:val="24"/>
          <w:szCs w:val="24"/>
          <w:shd w:val="clear" w:color="auto" w:fill="FFFFFF"/>
        </w:rPr>
        <w:t xml:space="preserve">of </w:t>
      </w:r>
      <w:r w:rsidRPr="004C4657">
        <w:rPr>
          <w:rFonts w:ascii="Times New Roman" w:hAnsi="Times New Roman" w:cs="Times New Roman"/>
          <w:color w:val="000000" w:themeColor="text1"/>
          <w:sz w:val="24"/>
          <w:szCs w:val="24"/>
          <w:shd w:val="clear" w:color="auto" w:fill="FFFFFF"/>
        </w:rPr>
        <w:t xml:space="preserve">antibody-based therapeutics for prevention and treatment </w:t>
      </w:r>
      <w:r w:rsidR="000D3540">
        <w:rPr>
          <w:rFonts w:ascii="Times New Roman" w:hAnsi="Times New Roman" w:cs="Times New Roman"/>
          <w:color w:val="000000" w:themeColor="text1"/>
          <w:sz w:val="24"/>
          <w:szCs w:val="24"/>
          <w:shd w:val="clear" w:color="auto" w:fill="FFFFFF"/>
        </w:rPr>
        <w:t xml:space="preserve">of COVID-19 </w:t>
      </w:r>
      <w:r w:rsidR="009A31AD">
        <w:rPr>
          <w:rFonts w:ascii="Times New Roman" w:hAnsi="Times New Roman" w:cs="Times New Roman"/>
          <w:color w:val="000000" w:themeColor="text1"/>
          <w:sz w:val="24"/>
          <w:szCs w:val="24"/>
          <w:shd w:val="clear" w:color="auto" w:fill="FFFFFF"/>
        </w:rPr>
        <w:t xml:space="preserve">during the pandemic in a timely manner. </w:t>
      </w:r>
      <w:r w:rsidR="002E0A95" w:rsidRPr="004C4657">
        <w:rPr>
          <w:rFonts w:ascii="Times New Roman" w:hAnsi="Times New Roman" w:cs="Times New Roman"/>
          <w:b/>
          <w:bCs/>
          <w:color w:val="000000" w:themeColor="text1"/>
          <w:sz w:val="24"/>
          <w:szCs w:val="24"/>
        </w:rPr>
        <w:br w:type="page"/>
      </w:r>
    </w:p>
    <w:p w14:paraId="1E73298D" w14:textId="25054474" w:rsidR="002D0688" w:rsidRPr="004C4657" w:rsidRDefault="002D0688">
      <w:pPr>
        <w:spacing w:before="120" w:after="120" w:line="480" w:lineRule="auto"/>
        <w:jc w:val="both"/>
        <w:rPr>
          <w:rFonts w:ascii="Times New Roman" w:hAnsi="Times New Roman" w:cs="Times New Roman"/>
          <w:b/>
          <w:bCs/>
          <w:color w:val="000000" w:themeColor="text1"/>
          <w:sz w:val="24"/>
          <w:szCs w:val="24"/>
        </w:rPr>
        <w:pPrChange w:id="16" w:author="Xin Yu" w:date="2020-07-11T15:24:00Z">
          <w:pPr>
            <w:spacing w:before="120" w:after="120" w:line="360" w:lineRule="auto"/>
            <w:jc w:val="both"/>
          </w:pPr>
        </w:pPrChange>
      </w:pPr>
      <w:r w:rsidRPr="004C4657">
        <w:rPr>
          <w:rFonts w:ascii="Times New Roman" w:hAnsi="Times New Roman" w:cs="Times New Roman"/>
          <w:b/>
          <w:bCs/>
          <w:color w:val="000000" w:themeColor="text1"/>
          <w:sz w:val="24"/>
          <w:szCs w:val="24"/>
        </w:rPr>
        <w:lastRenderedPageBreak/>
        <w:t>Introduction</w:t>
      </w:r>
    </w:p>
    <w:p w14:paraId="014931D1" w14:textId="5D5B78C7" w:rsidR="002D0688" w:rsidRPr="004C4657" w:rsidRDefault="00FD6B2B">
      <w:pPr>
        <w:spacing w:before="120" w:after="120" w:line="480" w:lineRule="auto"/>
        <w:ind w:firstLine="720"/>
        <w:jc w:val="both"/>
        <w:rPr>
          <w:rFonts w:ascii="Times New Roman" w:hAnsi="Times New Roman" w:cs="Times New Roman"/>
          <w:color w:val="000000" w:themeColor="text1"/>
          <w:sz w:val="24"/>
          <w:szCs w:val="24"/>
        </w:rPr>
        <w:pPrChange w:id="17" w:author="Xin Yu" w:date="2020-07-11T15:24:00Z">
          <w:pPr>
            <w:spacing w:before="120" w:after="120" w:line="360" w:lineRule="auto"/>
            <w:ind w:firstLine="720"/>
            <w:jc w:val="both"/>
          </w:pPr>
        </w:pPrChange>
      </w:pPr>
      <w:r w:rsidRPr="004C4657">
        <w:rPr>
          <w:rFonts w:ascii="Times New Roman" w:hAnsi="Times New Roman" w:cs="Times New Roman"/>
          <w:color w:val="000000" w:themeColor="text1"/>
          <w:sz w:val="24"/>
          <w:szCs w:val="24"/>
          <w:shd w:val="clear" w:color="auto" w:fill="FFFFFF"/>
        </w:rPr>
        <w:t xml:space="preserve">The recent outbreak of COVID-19 has emerged from a public health emergency to </w:t>
      </w:r>
      <w:r w:rsidR="005D73BF">
        <w:rPr>
          <w:rFonts w:ascii="Times New Roman" w:hAnsi="Times New Roman" w:cs="Times New Roman"/>
          <w:color w:val="000000" w:themeColor="text1"/>
          <w:sz w:val="24"/>
          <w:szCs w:val="24"/>
          <w:shd w:val="clear" w:color="auto" w:fill="FFFFFF"/>
        </w:rPr>
        <w:t xml:space="preserve">a major </w:t>
      </w:r>
      <w:r w:rsidRPr="004C4657">
        <w:rPr>
          <w:rFonts w:ascii="Times New Roman" w:hAnsi="Times New Roman" w:cs="Times New Roman"/>
          <w:color w:val="000000" w:themeColor="text1"/>
          <w:sz w:val="24"/>
          <w:szCs w:val="24"/>
          <w:shd w:val="clear" w:color="auto" w:fill="FFFFFF"/>
        </w:rPr>
        <w:t xml:space="preserve">global pandemic. </w:t>
      </w:r>
      <w:r w:rsidR="00FC09AB" w:rsidRPr="004C4657">
        <w:rPr>
          <w:rFonts w:ascii="Times New Roman" w:hAnsi="Times New Roman" w:cs="Times New Roman"/>
          <w:color w:val="000000" w:themeColor="text1"/>
          <w:sz w:val="24"/>
          <w:szCs w:val="24"/>
          <w:shd w:val="clear" w:color="auto" w:fill="FFFFFF"/>
        </w:rPr>
        <w:t>As the COVID-19 pandemic is the global healthcare crisis, scientists worldwide are collaborating to</w:t>
      </w:r>
      <w:r w:rsidR="00B77C9B" w:rsidRPr="004C4657">
        <w:rPr>
          <w:rFonts w:ascii="Times New Roman" w:hAnsi="Times New Roman" w:cs="Times New Roman"/>
          <w:color w:val="000000" w:themeColor="text1"/>
          <w:sz w:val="24"/>
          <w:szCs w:val="24"/>
          <w:shd w:val="clear" w:color="auto" w:fill="FFFFFF"/>
        </w:rPr>
        <w:t xml:space="preserve"> </w:t>
      </w:r>
      <w:r w:rsidR="00B77C9B">
        <w:rPr>
          <w:rFonts w:ascii="Times New Roman" w:hAnsi="Times New Roman" w:cs="Times New Roman"/>
          <w:color w:val="000000" w:themeColor="text1"/>
          <w:sz w:val="24"/>
          <w:szCs w:val="24"/>
          <w:shd w:val="clear" w:color="auto" w:fill="FFFFFF"/>
        </w:rPr>
        <w:t>develop prophylactic and therapeutic interventions against</w:t>
      </w:r>
      <w:r w:rsidR="00B77C9B" w:rsidRPr="004C4657">
        <w:rPr>
          <w:rFonts w:ascii="Times New Roman" w:hAnsi="Times New Roman" w:cs="Times New Roman"/>
          <w:color w:val="000000" w:themeColor="text1"/>
          <w:sz w:val="24"/>
          <w:szCs w:val="24"/>
          <w:shd w:val="clear" w:color="auto" w:fill="FFFFFF"/>
        </w:rPr>
        <w:t xml:space="preserve"> COVID-19</w:t>
      </w:r>
      <w:r w:rsidR="00FC09AB" w:rsidRPr="004C4657">
        <w:rPr>
          <w:rFonts w:ascii="Times New Roman" w:hAnsi="Times New Roman" w:cs="Times New Roman"/>
          <w:color w:val="000000" w:themeColor="text1"/>
          <w:sz w:val="24"/>
          <w:szCs w:val="24"/>
          <w:shd w:val="clear" w:color="auto" w:fill="FFFFFF"/>
        </w:rPr>
        <w:t>.</w:t>
      </w:r>
      <w:r w:rsidR="00FC09AB" w:rsidRPr="004C4657">
        <w:rPr>
          <w:rStyle w:val="apple-converted-space"/>
          <w:rFonts w:ascii="Times New Roman" w:hAnsi="Times New Roman" w:cs="Times New Roman"/>
          <w:color w:val="000000" w:themeColor="text1"/>
          <w:sz w:val="24"/>
          <w:szCs w:val="24"/>
          <w:shd w:val="clear" w:color="auto" w:fill="FFFFFF"/>
        </w:rPr>
        <w:t>  </w:t>
      </w:r>
      <w:r w:rsidR="00FC09AB" w:rsidRPr="004C4657">
        <w:rPr>
          <w:rFonts w:ascii="Times New Roman" w:hAnsi="Times New Roman" w:cs="Times New Roman"/>
          <w:color w:val="000000" w:themeColor="text1"/>
          <w:sz w:val="24"/>
          <w:szCs w:val="24"/>
          <w:shd w:val="clear" w:color="auto" w:fill="FFFFFF"/>
        </w:rPr>
        <w:t>Antibody therapeutics hold enormous promise for treatment of COVID-19. </w:t>
      </w:r>
      <w:r w:rsidRPr="004C4657">
        <w:rPr>
          <w:rFonts w:ascii="Times New Roman" w:hAnsi="Times New Roman" w:cs="Times New Roman"/>
          <w:color w:val="000000" w:themeColor="text1"/>
          <w:sz w:val="24"/>
          <w:szCs w:val="24"/>
          <w:shd w:val="clear" w:color="auto" w:fill="FFFFFF"/>
        </w:rPr>
        <w:t xml:space="preserve">To </w:t>
      </w:r>
      <w:r w:rsidR="00B77C9B">
        <w:rPr>
          <w:rFonts w:ascii="Times New Roman" w:hAnsi="Times New Roman" w:cs="Times New Roman"/>
          <w:color w:val="000000" w:themeColor="text1"/>
          <w:sz w:val="24"/>
          <w:szCs w:val="24"/>
          <w:shd w:val="clear" w:color="auto" w:fill="FFFFFF"/>
        </w:rPr>
        <w:t>join the global endeavor</w:t>
      </w:r>
      <w:r w:rsidRPr="004C4657">
        <w:rPr>
          <w:rFonts w:ascii="Times New Roman" w:hAnsi="Times New Roman" w:cs="Times New Roman"/>
          <w:color w:val="000000" w:themeColor="text1"/>
          <w:sz w:val="24"/>
          <w:szCs w:val="24"/>
          <w:shd w:val="clear" w:color="auto" w:fill="FFFFFF"/>
        </w:rPr>
        <w:t xml:space="preserve"> against the pandemic</w:t>
      </w:r>
      <w:r w:rsidR="00B77C9B">
        <w:rPr>
          <w:rFonts w:ascii="Times New Roman" w:hAnsi="Times New Roman" w:cs="Times New Roman"/>
          <w:color w:val="000000" w:themeColor="text1"/>
          <w:sz w:val="24"/>
          <w:szCs w:val="24"/>
          <w:shd w:val="clear" w:color="auto" w:fill="FFFFFF"/>
        </w:rPr>
        <w:t xml:space="preserve"> with our expertise</w:t>
      </w:r>
      <w:r w:rsidRPr="004C4657">
        <w:rPr>
          <w:rFonts w:ascii="Times New Roman" w:hAnsi="Times New Roman" w:cs="Times New Roman"/>
          <w:color w:val="000000" w:themeColor="text1"/>
          <w:sz w:val="24"/>
          <w:szCs w:val="24"/>
          <w:shd w:val="clear" w:color="auto" w:fill="FFFFFF"/>
        </w:rPr>
        <w:t xml:space="preserve">, </w:t>
      </w:r>
      <w:r w:rsidR="00FC09AB" w:rsidRPr="004C4657">
        <w:rPr>
          <w:rFonts w:ascii="Times New Roman" w:hAnsi="Times New Roman" w:cs="Times New Roman"/>
          <w:color w:val="000000" w:themeColor="text1"/>
          <w:sz w:val="24"/>
          <w:szCs w:val="24"/>
        </w:rPr>
        <w:t>Chinese Antibody Society, </w:t>
      </w:r>
      <w:r w:rsidR="00FC09AB" w:rsidRPr="004C4657">
        <w:rPr>
          <w:rFonts w:ascii="Times New Roman" w:hAnsi="Times New Roman" w:cs="Times New Roman"/>
          <w:color w:val="000000" w:themeColor="text1"/>
          <w:sz w:val="24"/>
          <w:szCs w:val="24"/>
          <w:shd w:val="clear" w:color="auto" w:fill="FFFFFF"/>
        </w:rPr>
        <w:t xml:space="preserve">in collaboration with </w:t>
      </w:r>
      <w:r w:rsidR="00041656">
        <w:fldChar w:fldCharType="begin"/>
      </w:r>
      <w:r w:rsidR="00041656">
        <w:instrText xml:space="preserve"> HYPERLINK "https://www.antibodysociety.org/" </w:instrText>
      </w:r>
      <w:r w:rsidR="00041656">
        <w:fldChar w:fldCharType="separate"/>
      </w:r>
      <w:r w:rsidR="00FC09AB" w:rsidRPr="004C4657">
        <w:rPr>
          <w:rFonts w:ascii="Times New Roman" w:hAnsi="Times New Roman" w:cs="Times New Roman"/>
          <w:color w:val="000000" w:themeColor="text1"/>
          <w:sz w:val="24"/>
          <w:szCs w:val="24"/>
        </w:rPr>
        <w:t>The</w:t>
      </w:r>
      <w:r w:rsidR="00041656">
        <w:rPr>
          <w:rFonts w:ascii="Times New Roman" w:hAnsi="Times New Roman" w:cs="Times New Roman"/>
          <w:color w:val="000000" w:themeColor="text1"/>
          <w:sz w:val="24"/>
          <w:szCs w:val="24"/>
        </w:rPr>
        <w:fldChar w:fldCharType="end"/>
      </w:r>
      <w:r w:rsidR="00FC09AB" w:rsidRPr="004C4657">
        <w:rPr>
          <w:rFonts w:ascii="Times New Roman" w:hAnsi="Times New Roman" w:cs="Times New Roman"/>
          <w:b/>
          <w:bCs/>
          <w:color w:val="000000" w:themeColor="text1"/>
          <w:sz w:val="24"/>
          <w:szCs w:val="24"/>
        </w:rPr>
        <w:t> </w:t>
      </w:r>
      <w:r w:rsidR="00041656">
        <w:fldChar w:fldCharType="begin"/>
      </w:r>
      <w:r w:rsidR="00041656">
        <w:instrText xml:space="preserve"> HYPERLINK "https://www.antibodysociety.org/" </w:instrText>
      </w:r>
      <w:r w:rsidR="00041656">
        <w:fldChar w:fldCharType="separate"/>
      </w:r>
      <w:r w:rsidR="00FC09AB" w:rsidRPr="004C4657">
        <w:rPr>
          <w:rFonts w:ascii="Times New Roman" w:hAnsi="Times New Roman" w:cs="Times New Roman"/>
          <w:color w:val="000000" w:themeColor="text1"/>
          <w:sz w:val="24"/>
          <w:szCs w:val="24"/>
        </w:rPr>
        <w:t>Antibody Society</w:t>
      </w:r>
      <w:r w:rsidR="00041656">
        <w:rPr>
          <w:rFonts w:ascii="Times New Roman" w:hAnsi="Times New Roman" w:cs="Times New Roman"/>
          <w:color w:val="000000" w:themeColor="text1"/>
          <w:sz w:val="24"/>
          <w:szCs w:val="24"/>
        </w:rPr>
        <w:fldChar w:fldCharType="end"/>
      </w:r>
      <w:r w:rsidR="00FC09AB" w:rsidRPr="004C4657">
        <w:rPr>
          <w:rFonts w:ascii="Times New Roman" w:hAnsi="Times New Roman" w:cs="Times New Roman"/>
          <w:b/>
          <w:bCs/>
          <w:color w:val="000000" w:themeColor="text1"/>
          <w:sz w:val="24"/>
          <w:szCs w:val="24"/>
        </w:rPr>
        <w:t>,</w:t>
      </w:r>
      <w:r w:rsidR="00FC09AB" w:rsidRPr="004C4657">
        <w:rPr>
          <w:rFonts w:ascii="Times New Roman" w:hAnsi="Times New Roman" w:cs="Times New Roman"/>
          <w:color w:val="000000" w:themeColor="text1"/>
          <w:sz w:val="24"/>
          <w:szCs w:val="24"/>
        </w:rPr>
        <w:t xml:space="preserve"> developed</w:t>
      </w:r>
      <w:r w:rsidR="00FC09AB" w:rsidRPr="004C4657">
        <w:rPr>
          <w:rFonts w:ascii="Times New Roman" w:hAnsi="Times New Roman" w:cs="Times New Roman"/>
          <w:b/>
          <w:bCs/>
          <w:color w:val="000000" w:themeColor="text1"/>
          <w:sz w:val="24"/>
          <w:szCs w:val="24"/>
        </w:rPr>
        <w:t xml:space="preserve"> </w:t>
      </w:r>
      <w:r w:rsidR="00FC09AB" w:rsidRPr="004C4657">
        <w:rPr>
          <w:rFonts w:ascii="Times New Roman" w:hAnsi="Times New Roman" w:cs="Times New Roman"/>
          <w:color w:val="000000" w:themeColor="text1"/>
          <w:sz w:val="24"/>
          <w:szCs w:val="24"/>
        </w:rPr>
        <w:t>the “COVID-19 Therapeutic Antibody Tracker” (“Tracker”) to</w:t>
      </w:r>
      <w:r w:rsidR="00FC09AB" w:rsidRPr="004C4657">
        <w:rPr>
          <w:rFonts w:ascii="Times New Roman" w:hAnsi="Times New Roman" w:cs="Times New Roman"/>
          <w:color w:val="000000" w:themeColor="text1"/>
          <w:sz w:val="24"/>
          <w:szCs w:val="24"/>
          <w:shd w:val="clear" w:color="auto" w:fill="FFFFFF"/>
        </w:rPr>
        <w:t xml:space="preserve"> </w:t>
      </w:r>
      <w:r w:rsidR="00413397" w:rsidRPr="004C4657">
        <w:rPr>
          <w:rFonts w:ascii="Times New Roman" w:hAnsi="Times New Roman" w:cs="Times New Roman"/>
          <w:color w:val="000000" w:themeColor="text1"/>
          <w:sz w:val="24"/>
          <w:szCs w:val="24"/>
          <w:shd w:val="clear" w:color="auto" w:fill="FFFFFF"/>
        </w:rPr>
        <w:t>track the worldwide antibody-based COVID-19 therapeutics in preclinical and clinical development</w:t>
      </w:r>
      <w:r w:rsidRPr="004C4657">
        <w:rPr>
          <w:rFonts w:ascii="Times New Roman" w:hAnsi="Times New Roman" w:cs="Times New Roman"/>
          <w:color w:val="000000" w:themeColor="text1"/>
          <w:sz w:val="24"/>
          <w:szCs w:val="24"/>
          <w:shd w:val="clear" w:color="auto" w:fill="FFFFFF"/>
        </w:rPr>
        <w:t xml:space="preserve">. </w:t>
      </w:r>
    </w:p>
    <w:p w14:paraId="78158ADC" w14:textId="77777777" w:rsidR="00EC1264" w:rsidRPr="004C4657" w:rsidRDefault="00EC1264">
      <w:pPr>
        <w:spacing w:before="120" w:after="120" w:line="480" w:lineRule="auto"/>
        <w:jc w:val="both"/>
        <w:rPr>
          <w:rFonts w:ascii="Times New Roman" w:hAnsi="Times New Roman" w:cs="Times New Roman"/>
          <w:color w:val="000000" w:themeColor="text1"/>
          <w:sz w:val="24"/>
          <w:szCs w:val="24"/>
          <w:shd w:val="clear" w:color="auto" w:fill="FFFFFF"/>
        </w:rPr>
        <w:pPrChange w:id="18" w:author="Xin Yu" w:date="2020-07-11T15:24:00Z">
          <w:pPr>
            <w:spacing w:before="120" w:after="120" w:line="360" w:lineRule="auto"/>
            <w:jc w:val="both"/>
          </w:pPr>
        </w:pPrChange>
      </w:pPr>
    </w:p>
    <w:p w14:paraId="44CBA293" w14:textId="53B8ABDF" w:rsidR="00D21BDA" w:rsidRPr="004C4657" w:rsidRDefault="00BF5A39">
      <w:pPr>
        <w:spacing w:before="120" w:after="120" w:line="480" w:lineRule="auto"/>
        <w:jc w:val="both"/>
        <w:rPr>
          <w:rStyle w:val="Strong"/>
          <w:rFonts w:ascii="Times New Roman" w:hAnsi="Times New Roman" w:cs="Times New Roman"/>
          <w:b w:val="0"/>
          <w:bCs w:val="0"/>
          <w:color w:val="000000" w:themeColor="text1"/>
          <w:sz w:val="24"/>
          <w:szCs w:val="24"/>
          <w:shd w:val="clear" w:color="auto" w:fill="FFFFFF"/>
        </w:rPr>
        <w:pPrChange w:id="19" w:author="Xin Yu" w:date="2020-07-11T15:24:00Z">
          <w:pPr>
            <w:spacing w:before="120" w:after="120" w:line="360" w:lineRule="auto"/>
            <w:jc w:val="both"/>
          </w:pPr>
        </w:pPrChange>
      </w:pPr>
      <w:r w:rsidRPr="004C4657">
        <w:rPr>
          <w:rStyle w:val="Strong"/>
          <w:rFonts w:ascii="Times New Roman" w:hAnsi="Times New Roman" w:cs="Times New Roman"/>
          <w:color w:val="000000" w:themeColor="text1"/>
          <w:sz w:val="24"/>
          <w:szCs w:val="24"/>
          <w:shd w:val="clear" w:color="auto" w:fill="FFFFFF"/>
        </w:rPr>
        <w:t xml:space="preserve">Establishment of </w:t>
      </w:r>
      <w:r w:rsidR="00D21BDA" w:rsidRPr="004C4657">
        <w:rPr>
          <w:rStyle w:val="Strong"/>
          <w:rFonts w:ascii="Times New Roman" w:hAnsi="Times New Roman" w:cs="Times New Roman"/>
          <w:color w:val="000000" w:themeColor="text1"/>
          <w:sz w:val="24"/>
          <w:szCs w:val="24"/>
          <w:shd w:val="clear" w:color="auto" w:fill="FFFFFF"/>
        </w:rPr>
        <w:t xml:space="preserve">the “Tracker” </w:t>
      </w:r>
    </w:p>
    <w:p w14:paraId="04EC6FD7" w14:textId="3BD1831D" w:rsidR="00D72B16" w:rsidRPr="004C4657" w:rsidRDefault="00F617EF">
      <w:pPr>
        <w:spacing w:before="120" w:after="120" w:line="480" w:lineRule="auto"/>
        <w:ind w:firstLine="720"/>
        <w:jc w:val="both"/>
        <w:rPr>
          <w:rFonts w:ascii="Times New Roman" w:hAnsi="Times New Roman" w:cs="Times New Roman"/>
          <w:color w:val="000000" w:themeColor="text1"/>
          <w:sz w:val="24"/>
          <w:szCs w:val="24"/>
        </w:rPr>
        <w:pPrChange w:id="20" w:author="Xin Yu" w:date="2020-07-11T15:24:00Z">
          <w:pPr>
            <w:spacing w:before="120" w:after="120" w:line="360" w:lineRule="auto"/>
            <w:ind w:firstLine="720"/>
            <w:jc w:val="both"/>
          </w:pPr>
        </w:pPrChange>
      </w:pPr>
      <w:r>
        <w:rPr>
          <w:rStyle w:val="Strong"/>
          <w:rFonts w:ascii="Times New Roman" w:hAnsi="Times New Roman" w:cs="Times New Roman" w:hint="eastAsia"/>
          <w:b w:val="0"/>
          <w:bCs w:val="0"/>
          <w:color w:val="000000" w:themeColor="text1"/>
          <w:sz w:val="24"/>
          <w:szCs w:val="24"/>
          <w:shd w:val="clear" w:color="auto" w:fill="FFFFFF"/>
        </w:rPr>
        <w:t>The</w:t>
      </w:r>
      <w:r>
        <w:rPr>
          <w:rStyle w:val="Strong"/>
          <w:rFonts w:ascii="Times New Roman" w:hAnsi="Times New Roman" w:cs="Times New Roman"/>
          <w:b w:val="0"/>
          <w:bCs w:val="0"/>
          <w:color w:val="000000" w:themeColor="text1"/>
          <w:sz w:val="24"/>
          <w:szCs w:val="24"/>
          <w:shd w:val="clear" w:color="auto" w:fill="FFFFFF"/>
        </w:rPr>
        <w:t xml:space="preserve"> </w:t>
      </w:r>
      <w:r w:rsidR="00B2761C" w:rsidRPr="004C4657">
        <w:rPr>
          <w:rStyle w:val="Strong"/>
          <w:rFonts w:ascii="Times New Roman" w:hAnsi="Times New Roman" w:cs="Times New Roman"/>
          <w:b w:val="0"/>
          <w:bCs w:val="0"/>
          <w:color w:val="000000" w:themeColor="text1"/>
          <w:sz w:val="24"/>
          <w:szCs w:val="24"/>
          <w:shd w:val="clear" w:color="auto" w:fill="FFFFFF"/>
        </w:rPr>
        <w:t xml:space="preserve">data </w:t>
      </w:r>
      <w:r>
        <w:rPr>
          <w:rStyle w:val="Strong"/>
          <w:rFonts w:ascii="Times New Roman" w:hAnsi="Times New Roman" w:cs="Times New Roman"/>
          <w:b w:val="0"/>
          <w:bCs w:val="0"/>
          <w:color w:val="000000" w:themeColor="text1"/>
          <w:sz w:val="24"/>
          <w:szCs w:val="24"/>
          <w:shd w:val="clear" w:color="auto" w:fill="FFFFFF"/>
        </w:rPr>
        <w:t>of</w:t>
      </w:r>
      <w:r w:rsidRPr="004C4657">
        <w:rPr>
          <w:rStyle w:val="Strong"/>
          <w:rFonts w:ascii="Times New Roman" w:hAnsi="Times New Roman" w:cs="Times New Roman"/>
          <w:b w:val="0"/>
          <w:bCs w:val="0"/>
          <w:color w:val="000000" w:themeColor="text1"/>
          <w:sz w:val="24"/>
          <w:szCs w:val="24"/>
          <w:shd w:val="clear" w:color="auto" w:fill="FFFFFF"/>
        </w:rPr>
        <w:t xml:space="preserve"> </w:t>
      </w:r>
      <w:r w:rsidR="00A55BBB" w:rsidRPr="004C4657">
        <w:rPr>
          <w:rStyle w:val="Strong"/>
          <w:rFonts w:ascii="Times New Roman" w:hAnsi="Times New Roman" w:cs="Times New Roman"/>
          <w:b w:val="0"/>
          <w:bCs w:val="0"/>
          <w:color w:val="000000" w:themeColor="text1"/>
          <w:sz w:val="24"/>
          <w:szCs w:val="24"/>
          <w:shd w:val="clear" w:color="auto" w:fill="FFFFFF"/>
        </w:rPr>
        <w:t>the “Tracker”</w:t>
      </w:r>
      <w:r>
        <w:rPr>
          <w:rStyle w:val="Strong"/>
          <w:rFonts w:ascii="Times New Roman" w:hAnsi="Times New Roman" w:cs="Times New Roman"/>
          <w:b w:val="0"/>
          <w:bCs w:val="0"/>
          <w:color w:val="000000" w:themeColor="text1"/>
          <w:sz w:val="24"/>
          <w:szCs w:val="24"/>
          <w:shd w:val="clear" w:color="auto" w:fill="FFFFFF"/>
        </w:rPr>
        <w:t xml:space="preserve"> is being </w:t>
      </w:r>
      <w:r w:rsidRPr="004C4657">
        <w:rPr>
          <w:rStyle w:val="Strong"/>
          <w:rFonts w:ascii="Times New Roman" w:hAnsi="Times New Roman" w:cs="Times New Roman"/>
          <w:b w:val="0"/>
          <w:bCs w:val="0"/>
          <w:color w:val="000000" w:themeColor="text1"/>
          <w:sz w:val="24"/>
          <w:szCs w:val="24"/>
          <w:shd w:val="clear" w:color="auto" w:fill="FFFFFF"/>
        </w:rPr>
        <w:t xml:space="preserve">collected from </w:t>
      </w:r>
      <w:r>
        <w:rPr>
          <w:rStyle w:val="Strong"/>
          <w:rFonts w:ascii="Times New Roman" w:hAnsi="Times New Roman" w:cs="Times New Roman"/>
          <w:b w:val="0"/>
          <w:bCs w:val="0"/>
          <w:color w:val="000000" w:themeColor="text1"/>
          <w:sz w:val="24"/>
          <w:szCs w:val="24"/>
          <w:shd w:val="clear" w:color="auto" w:fill="FFFFFF"/>
        </w:rPr>
        <w:t xml:space="preserve">resources of </w:t>
      </w:r>
      <w:r w:rsidRPr="004C4657">
        <w:rPr>
          <w:rStyle w:val="Strong"/>
          <w:rFonts w:ascii="Times New Roman" w:hAnsi="Times New Roman" w:cs="Times New Roman"/>
          <w:b w:val="0"/>
          <w:bCs w:val="0"/>
          <w:color w:val="000000" w:themeColor="text1"/>
          <w:sz w:val="24"/>
          <w:szCs w:val="24"/>
          <w:shd w:val="clear" w:color="auto" w:fill="FFFFFF"/>
        </w:rPr>
        <w:t>public domain</w:t>
      </w:r>
      <w:r>
        <w:rPr>
          <w:rStyle w:val="Strong"/>
          <w:rFonts w:ascii="Times New Roman" w:hAnsi="Times New Roman" w:cs="Times New Roman"/>
          <w:b w:val="0"/>
          <w:bCs w:val="0"/>
          <w:color w:val="000000" w:themeColor="text1"/>
          <w:sz w:val="24"/>
          <w:szCs w:val="24"/>
          <w:shd w:val="clear" w:color="auto" w:fill="FFFFFF"/>
        </w:rPr>
        <w:t xml:space="preserve"> by</w:t>
      </w:r>
      <w:r w:rsidR="00A55BBB" w:rsidRPr="004C4657">
        <w:rPr>
          <w:rStyle w:val="Strong"/>
          <w:rFonts w:ascii="Times New Roman" w:hAnsi="Times New Roman" w:cs="Times New Roman"/>
          <w:b w:val="0"/>
          <w:bCs w:val="0"/>
          <w:color w:val="000000" w:themeColor="text1"/>
          <w:sz w:val="24"/>
          <w:szCs w:val="24"/>
          <w:shd w:val="clear" w:color="auto" w:fill="FFFFFF"/>
        </w:rPr>
        <w:t xml:space="preserve"> volunteers from </w:t>
      </w:r>
      <w:r w:rsidR="00041656">
        <w:fldChar w:fldCharType="begin"/>
      </w:r>
      <w:r w:rsidR="00041656">
        <w:instrText xml:space="preserve"> HYPERLINK "https://www.antibodysociety.org/" </w:instrText>
      </w:r>
      <w:r w:rsidR="00041656">
        <w:fldChar w:fldCharType="separate"/>
      </w:r>
      <w:r w:rsidR="00A55BBB" w:rsidRPr="004C4657">
        <w:rPr>
          <w:rStyle w:val="Strong"/>
          <w:rFonts w:ascii="Times New Roman" w:hAnsi="Times New Roman" w:cs="Times New Roman"/>
          <w:b w:val="0"/>
          <w:bCs w:val="0"/>
          <w:color w:val="000000" w:themeColor="text1"/>
          <w:sz w:val="24"/>
          <w:szCs w:val="24"/>
          <w:shd w:val="clear" w:color="auto" w:fill="FFFFFF"/>
        </w:rPr>
        <w:t>The</w:t>
      </w:r>
      <w:r w:rsidR="00041656">
        <w:rPr>
          <w:rStyle w:val="Strong"/>
          <w:rFonts w:ascii="Times New Roman" w:hAnsi="Times New Roman" w:cs="Times New Roman"/>
          <w:b w:val="0"/>
          <w:bCs w:val="0"/>
          <w:color w:val="000000" w:themeColor="text1"/>
          <w:sz w:val="24"/>
          <w:szCs w:val="24"/>
          <w:shd w:val="clear" w:color="auto" w:fill="FFFFFF"/>
        </w:rPr>
        <w:fldChar w:fldCharType="end"/>
      </w:r>
      <w:r w:rsidR="00A55BBB" w:rsidRPr="004C4657">
        <w:rPr>
          <w:rStyle w:val="Strong"/>
          <w:rFonts w:ascii="Times New Roman" w:hAnsi="Times New Roman" w:cs="Times New Roman"/>
          <w:b w:val="0"/>
          <w:bCs w:val="0"/>
          <w:color w:val="000000" w:themeColor="text1"/>
          <w:sz w:val="24"/>
          <w:szCs w:val="24"/>
          <w:shd w:val="clear" w:color="auto" w:fill="FFFFFF"/>
        </w:rPr>
        <w:t> </w:t>
      </w:r>
      <w:r w:rsidR="00041656">
        <w:fldChar w:fldCharType="begin"/>
      </w:r>
      <w:r w:rsidR="00041656">
        <w:instrText xml:space="preserve"> HYPERLINK "https://www.antibodysociety.org/" </w:instrText>
      </w:r>
      <w:r w:rsidR="00041656">
        <w:fldChar w:fldCharType="separate"/>
      </w:r>
      <w:r w:rsidR="00A55BBB" w:rsidRPr="004C4657">
        <w:rPr>
          <w:rStyle w:val="Strong"/>
          <w:rFonts w:ascii="Times New Roman" w:hAnsi="Times New Roman" w:cs="Times New Roman"/>
          <w:b w:val="0"/>
          <w:bCs w:val="0"/>
          <w:color w:val="000000" w:themeColor="text1"/>
          <w:sz w:val="24"/>
          <w:szCs w:val="24"/>
          <w:shd w:val="clear" w:color="auto" w:fill="FFFFFF"/>
        </w:rPr>
        <w:t>Antibody Society</w:t>
      </w:r>
      <w:r w:rsidR="00041656">
        <w:rPr>
          <w:rStyle w:val="Strong"/>
          <w:rFonts w:ascii="Times New Roman" w:hAnsi="Times New Roman" w:cs="Times New Roman"/>
          <w:b w:val="0"/>
          <w:bCs w:val="0"/>
          <w:color w:val="000000" w:themeColor="text1"/>
          <w:sz w:val="24"/>
          <w:szCs w:val="24"/>
          <w:shd w:val="clear" w:color="auto" w:fill="FFFFFF"/>
        </w:rPr>
        <w:fldChar w:fldCharType="end"/>
      </w:r>
      <w:r w:rsidR="00A55BBB" w:rsidRPr="004C4657">
        <w:rPr>
          <w:rStyle w:val="Strong"/>
          <w:rFonts w:ascii="Times New Roman" w:hAnsi="Times New Roman" w:cs="Times New Roman"/>
          <w:b w:val="0"/>
          <w:bCs w:val="0"/>
          <w:color w:val="000000" w:themeColor="text1"/>
          <w:sz w:val="24"/>
          <w:szCs w:val="24"/>
          <w:shd w:val="clear" w:color="auto" w:fill="FFFFFF"/>
        </w:rPr>
        <w:t xml:space="preserve"> and the Chinese Antibody Societies. </w:t>
      </w:r>
      <w:r w:rsidR="002E0A95" w:rsidRPr="004C4657">
        <w:rPr>
          <w:rStyle w:val="Strong"/>
          <w:rFonts w:ascii="Times New Roman" w:hAnsi="Times New Roman" w:cs="Times New Roman"/>
          <w:b w:val="0"/>
          <w:bCs w:val="0"/>
          <w:color w:val="000000" w:themeColor="text1"/>
          <w:sz w:val="24"/>
          <w:szCs w:val="24"/>
          <w:shd w:val="clear" w:color="auto" w:fill="FFFFFF"/>
        </w:rPr>
        <w:t xml:space="preserve">As </w:t>
      </w:r>
      <w:r>
        <w:rPr>
          <w:rStyle w:val="Strong"/>
          <w:rFonts w:ascii="Times New Roman" w:hAnsi="Times New Roman" w:cs="Times New Roman"/>
          <w:b w:val="0"/>
          <w:bCs w:val="0"/>
          <w:color w:val="000000" w:themeColor="text1"/>
          <w:sz w:val="24"/>
          <w:szCs w:val="24"/>
          <w:shd w:val="clear" w:color="auto" w:fill="FFFFFF"/>
        </w:rPr>
        <w:t xml:space="preserve">the workflow </w:t>
      </w:r>
      <w:r w:rsidR="002E0A95" w:rsidRPr="004C4657">
        <w:rPr>
          <w:rStyle w:val="Strong"/>
          <w:rFonts w:ascii="Times New Roman" w:hAnsi="Times New Roman" w:cs="Times New Roman"/>
          <w:b w:val="0"/>
          <w:bCs w:val="0"/>
          <w:color w:val="000000" w:themeColor="text1"/>
          <w:sz w:val="24"/>
          <w:szCs w:val="24"/>
          <w:shd w:val="clear" w:color="auto" w:fill="FFFFFF"/>
        </w:rPr>
        <w:t xml:space="preserve">shown in </w:t>
      </w:r>
      <w:r w:rsidR="002E0A95" w:rsidRPr="004C4657">
        <w:rPr>
          <w:rStyle w:val="Strong"/>
          <w:rFonts w:ascii="Times New Roman" w:hAnsi="Times New Roman" w:cs="Times New Roman"/>
          <w:color w:val="000000" w:themeColor="text1"/>
          <w:sz w:val="24"/>
          <w:szCs w:val="24"/>
          <w:shd w:val="clear" w:color="auto" w:fill="FFFFFF"/>
        </w:rPr>
        <w:t>Figure 1</w:t>
      </w:r>
      <w:r w:rsidR="002E0A95" w:rsidRPr="004C4657">
        <w:rPr>
          <w:rStyle w:val="Strong"/>
          <w:rFonts w:ascii="Times New Roman" w:hAnsi="Times New Roman" w:cs="Times New Roman"/>
          <w:b w:val="0"/>
          <w:bCs w:val="0"/>
          <w:color w:val="000000" w:themeColor="text1"/>
          <w:sz w:val="24"/>
          <w:szCs w:val="24"/>
          <w:shd w:val="clear" w:color="auto" w:fill="FFFFFF"/>
        </w:rPr>
        <w:t xml:space="preserve">, </w:t>
      </w:r>
      <w:r>
        <w:rPr>
          <w:rStyle w:val="Strong"/>
          <w:rFonts w:ascii="Times New Roman" w:hAnsi="Times New Roman" w:cs="Times New Roman"/>
          <w:b w:val="0"/>
          <w:bCs w:val="0"/>
          <w:color w:val="000000" w:themeColor="text1"/>
          <w:sz w:val="24"/>
          <w:szCs w:val="24"/>
          <w:shd w:val="clear" w:color="auto" w:fill="FFFFFF"/>
        </w:rPr>
        <w:t>as a major approach</w:t>
      </w:r>
      <w:r w:rsidR="00A55BBB" w:rsidRPr="004C4657">
        <w:rPr>
          <w:rStyle w:val="Strong"/>
          <w:rFonts w:ascii="Times New Roman" w:hAnsi="Times New Roman" w:cs="Times New Roman"/>
          <w:b w:val="0"/>
          <w:bCs w:val="0"/>
          <w:color w:val="000000" w:themeColor="text1"/>
          <w:sz w:val="24"/>
          <w:szCs w:val="24"/>
          <w:shd w:val="clear" w:color="auto" w:fill="FFFFFF"/>
        </w:rPr>
        <w:t xml:space="preserve">, the data </w:t>
      </w:r>
      <w:r>
        <w:rPr>
          <w:rStyle w:val="Strong"/>
          <w:rFonts w:ascii="Times New Roman" w:hAnsi="Times New Roman" w:cs="Times New Roman"/>
          <w:b w:val="0"/>
          <w:bCs w:val="0"/>
          <w:color w:val="000000" w:themeColor="text1"/>
          <w:sz w:val="24"/>
          <w:szCs w:val="24"/>
          <w:shd w:val="clear" w:color="auto" w:fill="FFFFFF"/>
        </w:rPr>
        <w:t xml:space="preserve">was collected and summarized </w:t>
      </w:r>
      <w:r w:rsidR="00A55BBB" w:rsidRPr="004C4657">
        <w:rPr>
          <w:rStyle w:val="Strong"/>
          <w:rFonts w:ascii="Times New Roman" w:hAnsi="Times New Roman" w:cs="Times New Roman"/>
          <w:b w:val="0"/>
          <w:bCs w:val="0"/>
          <w:color w:val="000000" w:themeColor="text1"/>
          <w:sz w:val="24"/>
          <w:szCs w:val="24"/>
          <w:shd w:val="clear" w:color="auto" w:fill="FFFFFF"/>
        </w:rPr>
        <w:t xml:space="preserve">from </w:t>
      </w:r>
      <w:r w:rsidR="0032729B" w:rsidRPr="004C4657">
        <w:rPr>
          <w:rStyle w:val="Strong"/>
          <w:rFonts w:ascii="Times New Roman" w:hAnsi="Times New Roman" w:cs="Times New Roman"/>
          <w:b w:val="0"/>
          <w:bCs w:val="0"/>
          <w:color w:val="000000" w:themeColor="text1"/>
          <w:sz w:val="24"/>
          <w:szCs w:val="24"/>
        </w:rPr>
        <w:t xml:space="preserve">literatures, </w:t>
      </w:r>
      <w:r>
        <w:rPr>
          <w:rStyle w:val="Strong"/>
          <w:rFonts w:ascii="Times New Roman" w:hAnsi="Times New Roman" w:cs="Times New Roman"/>
          <w:b w:val="0"/>
          <w:bCs w:val="0"/>
          <w:color w:val="000000" w:themeColor="text1"/>
          <w:sz w:val="24"/>
          <w:szCs w:val="24"/>
        </w:rPr>
        <w:t xml:space="preserve">preprints, </w:t>
      </w:r>
      <w:r w:rsidR="00A55BBB" w:rsidRPr="004C4657">
        <w:rPr>
          <w:rStyle w:val="Strong"/>
          <w:rFonts w:ascii="Times New Roman" w:hAnsi="Times New Roman" w:cs="Times New Roman"/>
          <w:b w:val="0"/>
          <w:bCs w:val="0"/>
          <w:color w:val="000000" w:themeColor="text1"/>
          <w:sz w:val="24"/>
          <w:szCs w:val="24"/>
          <w:shd w:val="clear" w:color="auto" w:fill="FFFFFF"/>
        </w:rPr>
        <w:t>search engines, company websites,</w:t>
      </w:r>
      <w:r w:rsidR="00A55BBB" w:rsidRPr="004C4657">
        <w:rPr>
          <w:rFonts w:ascii="Times New Roman" w:hAnsi="Times New Roman" w:cs="Times New Roman"/>
          <w:b/>
          <w:bCs/>
          <w:color w:val="000000" w:themeColor="text1"/>
          <w:kern w:val="24"/>
          <w:sz w:val="24"/>
          <w:szCs w:val="24"/>
          <w:lang w:val="en-GB"/>
        </w:rPr>
        <w:t xml:space="preserve"> </w:t>
      </w:r>
      <w:r w:rsidR="00A55BBB" w:rsidRPr="00A55BBB">
        <w:rPr>
          <w:rStyle w:val="Strong"/>
          <w:rFonts w:ascii="Times New Roman" w:hAnsi="Times New Roman" w:cs="Times New Roman"/>
          <w:b w:val="0"/>
          <w:bCs w:val="0"/>
          <w:color w:val="000000" w:themeColor="text1"/>
          <w:sz w:val="24"/>
          <w:szCs w:val="24"/>
        </w:rPr>
        <w:t>biotech newsfeed, social media, government databases, etc.</w:t>
      </w:r>
      <w:r w:rsidR="00A55BBB" w:rsidRPr="004C4657">
        <w:rPr>
          <w:rStyle w:val="Strong"/>
          <w:rFonts w:ascii="Times New Roman" w:hAnsi="Times New Roman" w:cs="Times New Roman"/>
          <w:b w:val="0"/>
          <w:bCs w:val="0"/>
          <w:color w:val="000000" w:themeColor="text1"/>
          <w:sz w:val="24"/>
          <w:szCs w:val="24"/>
        </w:rPr>
        <w:t xml:space="preserve"> </w:t>
      </w:r>
      <w:commentRangeStart w:id="21"/>
      <w:r w:rsidR="00A55BBB" w:rsidRPr="004C4657">
        <w:rPr>
          <w:rStyle w:val="Strong"/>
          <w:rFonts w:ascii="Times New Roman" w:hAnsi="Times New Roman" w:cs="Times New Roman"/>
          <w:b w:val="0"/>
          <w:bCs w:val="0"/>
          <w:color w:val="000000" w:themeColor="text1"/>
          <w:sz w:val="24"/>
          <w:szCs w:val="24"/>
        </w:rPr>
        <w:t xml:space="preserve">In another way, </w:t>
      </w:r>
      <w:r w:rsidRPr="00F617EF">
        <w:rPr>
          <w:rStyle w:val="Strong"/>
          <w:rFonts w:ascii="Times New Roman" w:hAnsi="Times New Roman" w:cs="Times New Roman"/>
          <w:b w:val="0"/>
          <w:bCs w:val="0"/>
          <w:color w:val="000000" w:themeColor="text1"/>
          <w:sz w:val="24"/>
          <w:szCs w:val="24"/>
        </w:rPr>
        <w:t>when available</w:t>
      </w:r>
      <w:r>
        <w:rPr>
          <w:rStyle w:val="Strong"/>
          <w:rFonts w:ascii="Times New Roman" w:hAnsi="Times New Roman" w:cs="Times New Roman"/>
          <w:b w:val="0"/>
          <w:bCs w:val="0"/>
          <w:color w:val="000000" w:themeColor="text1"/>
          <w:sz w:val="24"/>
          <w:szCs w:val="24"/>
        </w:rPr>
        <w:t xml:space="preserve">, </w:t>
      </w:r>
      <w:r w:rsidR="00A55BBB" w:rsidRPr="004C4657">
        <w:rPr>
          <w:rStyle w:val="Strong"/>
          <w:rFonts w:ascii="Times New Roman" w:hAnsi="Times New Roman" w:cs="Times New Roman"/>
          <w:b w:val="0"/>
          <w:bCs w:val="0"/>
          <w:color w:val="000000" w:themeColor="text1"/>
          <w:sz w:val="24"/>
          <w:szCs w:val="24"/>
        </w:rPr>
        <w:t xml:space="preserve">automatic </w:t>
      </w:r>
      <w:r>
        <w:rPr>
          <w:rStyle w:val="Strong"/>
          <w:rFonts w:ascii="Times New Roman" w:hAnsi="Times New Roman" w:cs="Times New Roman"/>
          <w:b w:val="0"/>
          <w:bCs w:val="0"/>
          <w:color w:val="000000" w:themeColor="text1"/>
          <w:sz w:val="24"/>
          <w:szCs w:val="24"/>
        </w:rPr>
        <w:t>process is being developed and integrated to</w:t>
      </w:r>
      <w:r w:rsidR="00A55BBB" w:rsidRPr="004C4657">
        <w:rPr>
          <w:rStyle w:val="Strong"/>
          <w:rFonts w:ascii="Times New Roman" w:hAnsi="Times New Roman" w:cs="Times New Roman"/>
          <w:b w:val="0"/>
          <w:bCs w:val="0"/>
          <w:color w:val="000000" w:themeColor="text1"/>
          <w:sz w:val="24"/>
          <w:szCs w:val="24"/>
        </w:rPr>
        <w:t xml:space="preserve"> </w:t>
      </w:r>
      <w:commentRangeStart w:id="22"/>
      <w:r>
        <w:rPr>
          <w:rStyle w:val="Strong"/>
          <w:rFonts w:ascii="Times New Roman" w:hAnsi="Times New Roman" w:cs="Times New Roman"/>
          <w:b w:val="0"/>
          <w:bCs w:val="0"/>
          <w:color w:val="000000" w:themeColor="text1"/>
          <w:sz w:val="24"/>
          <w:szCs w:val="24"/>
        </w:rPr>
        <w:t xml:space="preserve">retrieve data </w:t>
      </w:r>
      <w:r w:rsidR="00A55BBB" w:rsidRPr="004C4657">
        <w:rPr>
          <w:rStyle w:val="Strong"/>
          <w:rFonts w:ascii="Times New Roman" w:hAnsi="Times New Roman" w:cs="Times New Roman"/>
          <w:b w:val="0"/>
          <w:bCs w:val="0"/>
          <w:color w:val="000000" w:themeColor="text1"/>
          <w:sz w:val="24"/>
          <w:szCs w:val="24"/>
        </w:rPr>
        <w:t>from online databases such as ClinicalTrials.gov</w:t>
      </w:r>
      <w:r>
        <w:rPr>
          <w:rStyle w:val="Strong"/>
          <w:rFonts w:ascii="Times New Roman" w:hAnsi="Times New Roman" w:cs="Times New Roman"/>
          <w:b w:val="0"/>
          <w:bCs w:val="0"/>
          <w:color w:val="000000" w:themeColor="text1"/>
          <w:sz w:val="24"/>
          <w:szCs w:val="24"/>
        </w:rPr>
        <w:t xml:space="preserve"> by command-lin</w:t>
      </w:r>
      <w:r w:rsidR="00A80DEA">
        <w:rPr>
          <w:rStyle w:val="Strong"/>
          <w:rFonts w:ascii="Times New Roman" w:hAnsi="Times New Roman" w:cs="Times New Roman"/>
          <w:b w:val="0"/>
          <w:bCs w:val="0"/>
          <w:color w:val="000000" w:themeColor="text1"/>
          <w:sz w:val="24"/>
          <w:szCs w:val="24"/>
        </w:rPr>
        <w:t>e tool</w:t>
      </w:r>
      <w:r w:rsidR="000D3540">
        <w:rPr>
          <w:rStyle w:val="Strong"/>
          <w:rFonts w:ascii="Times New Roman" w:hAnsi="Times New Roman" w:cs="Times New Roman"/>
          <w:b w:val="0"/>
          <w:bCs w:val="0"/>
          <w:color w:val="000000" w:themeColor="text1"/>
          <w:sz w:val="24"/>
          <w:szCs w:val="24"/>
        </w:rPr>
        <w:t>s</w:t>
      </w:r>
      <w:commentRangeEnd w:id="22"/>
      <w:r w:rsidR="000D3540">
        <w:rPr>
          <w:rStyle w:val="CommentReference"/>
        </w:rPr>
        <w:commentReference w:id="22"/>
      </w:r>
      <w:r w:rsidR="00A80DEA">
        <w:rPr>
          <w:rStyle w:val="Strong"/>
          <w:rFonts w:ascii="Times New Roman" w:hAnsi="Times New Roman" w:cs="Times New Roman"/>
          <w:b w:val="0"/>
          <w:bCs w:val="0"/>
          <w:color w:val="000000" w:themeColor="text1"/>
          <w:sz w:val="24"/>
          <w:szCs w:val="24"/>
        </w:rPr>
        <w:t xml:space="preserve">. </w:t>
      </w:r>
      <w:ins w:id="23" w:author="Xin Yu" w:date="2020-07-11T15:21:00Z">
        <w:r w:rsidR="00041656" w:rsidRPr="00041656">
          <w:rPr>
            <w:rStyle w:val="Strong"/>
            <w:rFonts w:ascii="Times New Roman" w:hAnsi="Times New Roman" w:cs="Times New Roman"/>
            <w:b w:val="0"/>
            <w:bCs w:val="0"/>
            <w:color w:val="000000" w:themeColor="text1"/>
            <w:sz w:val="24"/>
            <w:szCs w:val="24"/>
          </w:rPr>
          <w:t>For</w:t>
        </w:r>
      </w:ins>
      <w:ins w:id="24" w:author="Xin Yu" w:date="2020-07-11T15:22:00Z">
        <w:r w:rsidR="00041656">
          <w:rPr>
            <w:rStyle w:val="Strong"/>
            <w:rFonts w:ascii="Times New Roman" w:hAnsi="Times New Roman" w:cs="Times New Roman"/>
            <w:b w:val="0"/>
            <w:bCs w:val="0"/>
            <w:color w:val="000000" w:themeColor="text1"/>
            <w:sz w:val="24"/>
            <w:szCs w:val="24"/>
          </w:rPr>
          <w:t xml:space="preserve"> example, </w:t>
        </w:r>
      </w:ins>
      <w:ins w:id="25" w:author="Xin Yu" w:date="2020-07-11T15:21:00Z">
        <w:r w:rsidR="00041656" w:rsidRPr="00041656">
          <w:rPr>
            <w:rStyle w:val="Strong"/>
            <w:rFonts w:ascii="Times New Roman" w:hAnsi="Times New Roman" w:cs="Times New Roman"/>
            <w:b w:val="0"/>
            <w:bCs w:val="0"/>
            <w:color w:val="000000" w:themeColor="text1"/>
            <w:sz w:val="24"/>
            <w:szCs w:val="24"/>
          </w:rPr>
          <w:t xml:space="preserve"> </w:t>
        </w:r>
      </w:ins>
      <w:ins w:id="26" w:author="Xin Yu" w:date="2020-07-11T15:22:00Z">
        <w:r w:rsidR="00041656">
          <w:rPr>
            <w:rStyle w:val="Strong"/>
            <w:rFonts w:ascii="Times New Roman" w:hAnsi="Times New Roman" w:cs="Times New Roman"/>
            <w:b w:val="0"/>
            <w:bCs w:val="0"/>
            <w:color w:val="000000" w:themeColor="text1"/>
            <w:sz w:val="24"/>
            <w:szCs w:val="24"/>
          </w:rPr>
          <w:t xml:space="preserve">to construct queries based </w:t>
        </w:r>
      </w:ins>
      <w:ins w:id="27" w:author="Xin Yu" w:date="2020-07-11T15:23:00Z">
        <w:r w:rsidR="00041656">
          <w:rPr>
            <w:rStyle w:val="Strong"/>
            <w:rFonts w:ascii="Times New Roman" w:hAnsi="Times New Roman" w:cs="Times New Roman"/>
            <w:b w:val="0"/>
            <w:bCs w:val="0"/>
            <w:color w:val="000000" w:themeColor="text1"/>
            <w:sz w:val="24"/>
            <w:szCs w:val="24"/>
          </w:rPr>
          <w:t xml:space="preserve">the </w:t>
        </w:r>
      </w:ins>
      <w:ins w:id="28" w:author="Xin Yu" w:date="2020-07-11T15:22:00Z">
        <w:r w:rsidR="00041656">
          <w:rPr>
            <w:rStyle w:val="Strong"/>
            <w:rFonts w:ascii="Times New Roman" w:hAnsi="Times New Roman" w:cs="Times New Roman"/>
            <w:b w:val="0"/>
            <w:bCs w:val="0"/>
            <w:color w:val="000000" w:themeColor="text1"/>
            <w:sz w:val="24"/>
            <w:szCs w:val="24"/>
          </w:rPr>
          <w:t>Application Programming Interface (API) tool</w:t>
        </w:r>
      </w:ins>
      <w:ins w:id="29" w:author="Xin Yu" w:date="2020-07-11T15:23:00Z">
        <w:r w:rsidR="00041656">
          <w:rPr>
            <w:rStyle w:val="Strong"/>
            <w:rFonts w:ascii="Times New Roman" w:hAnsi="Times New Roman" w:cs="Times New Roman"/>
            <w:b w:val="0"/>
            <w:bCs w:val="0"/>
            <w:color w:val="000000" w:themeColor="text1"/>
            <w:sz w:val="24"/>
            <w:szCs w:val="24"/>
          </w:rPr>
          <w:t xml:space="preserve"> of ClinicalTrials.gov, </w:t>
        </w:r>
      </w:ins>
      <w:ins w:id="30" w:author="Xin Yu" w:date="2020-07-11T15:21:00Z">
        <w:r w:rsidR="00041656" w:rsidRPr="00041656">
          <w:rPr>
            <w:rStyle w:val="Strong"/>
            <w:rFonts w:ascii="Times New Roman" w:hAnsi="Times New Roman" w:cs="Times New Roman"/>
            <w:b w:val="0"/>
            <w:bCs w:val="0"/>
            <w:color w:val="000000" w:themeColor="text1"/>
            <w:sz w:val="24"/>
            <w:szCs w:val="24"/>
          </w:rPr>
          <w:t xml:space="preserve">full studies base </w:t>
        </w:r>
        <w:proofErr w:type="spellStart"/>
        <w:r w:rsidR="00041656" w:rsidRPr="00041656">
          <w:rPr>
            <w:rStyle w:val="Strong"/>
            <w:rFonts w:ascii="Times New Roman" w:hAnsi="Times New Roman" w:cs="Times New Roman"/>
            <w:b w:val="0"/>
            <w:bCs w:val="0"/>
            <w:color w:val="000000" w:themeColor="text1"/>
            <w:sz w:val="24"/>
            <w:szCs w:val="24"/>
          </w:rPr>
          <w:t>url</w:t>
        </w:r>
        <w:proofErr w:type="spellEnd"/>
        <w:r w:rsidR="00041656" w:rsidRPr="00041656">
          <w:rPr>
            <w:rStyle w:val="Strong"/>
            <w:rFonts w:ascii="Times New Roman" w:hAnsi="Times New Roman" w:cs="Times New Roman"/>
            <w:b w:val="0"/>
            <w:bCs w:val="0"/>
            <w:color w:val="000000" w:themeColor="text1"/>
            <w:sz w:val="24"/>
            <w:szCs w:val="24"/>
          </w:rPr>
          <w:t xml:space="preserve"> </w:t>
        </w:r>
        <w:commentRangeStart w:id="31"/>
        <w:r w:rsidR="00041656" w:rsidRPr="00041656">
          <w:rPr>
            <w:rStyle w:val="Strong"/>
            <w:rFonts w:ascii="Times New Roman" w:hAnsi="Times New Roman" w:cs="Times New Roman"/>
            <w:b w:val="0"/>
            <w:bCs w:val="0"/>
            <w:color w:val="000000" w:themeColor="text1"/>
            <w:sz w:val="24"/>
            <w:szCs w:val="24"/>
          </w:rPr>
          <w:t>[</w:t>
        </w:r>
      </w:ins>
      <w:ins w:id="32" w:author="Xin Yu" w:date="2020-07-11T15:23:00Z">
        <w:r w:rsidR="00041656">
          <w:rPr>
            <w:rStyle w:val="Strong"/>
            <w:rFonts w:ascii="Times New Roman" w:hAnsi="Times New Roman" w:cs="Times New Roman"/>
            <w:b w:val="0"/>
            <w:bCs w:val="0"/>
            <w:color w:val="000000" w:themeColor="text1"/>
            <w:sz w:val="24"/>
            <w:szCs w:val="24"/>
          </w:rPr>
          <w:t>XY1</w:t>
        </w:r>
      </w:ins>
      <w:ins w:id="33" w:author="Xin Yu" w:date="2020-07-11T15:21:00Z">
        <w:r w:rsidR="00041656" w:rsidRPr="00041656">
          <w:rPr>
            <w:rStyle w:val="Strong"/>
            <w:rFonts w:ascii="Times New Roman" w:hAnsi="Times New Roman" w:cs="Times New Roman"/>
            <w:b w:val="0"/>
            <w:bCs w:val="0"/>
            <w:color w:val="000000" w:themeColor="text1"/>
            <w:sz w:val="24"/>
            <w:szCs w:val="24"/>
          </w:rPr>
          <w:t xml:space="preserve">] </w:t>
        </w:r>
      </w:ins>
      <w:commentRangeEnd w:id="31"/>
      <w:ins w:id="34" w:author="Xin Yu" w:date="2020-07-11T15:23:00Z">
        <w:r w:rsidR="00041656">
          <w:rPr>
            <w:rStyle w:val="CommentReference"/>
          </w:rPr>
          <w:commentReference w:id="31"/>
        </w:r>
      </w:ins>
      <w:ins w:id="35" w:author="Xin Yu" w:date="2020-07-11T15:21:00Z">
        <w:r w:rsidR="00041656" w:rsidRPr="00041656">
          <w:rPr>
            <w:rStyle w:val="Strong"/>
            <w:rFonts w:ascii="Times New Roman" w:hAnsi="Times New Roman" w:cs="Times New Roman"/>
            <w:b w:val="0"/>
            <w:bCs w:val="0"/>
            <w:color w:val="000000" w:themeColor="text1"/>
            <w:sz w:val="24"/>
            <w:szCs w:val="24"/>
          </w:rPr>
          <w:t>used as the base query and supplied with parameters including a search expression string containing search fields, values, and logical operators for search and filtering. To circumvent the limitation of an maximum of 100 returned results allowed per query, the total number of query hits and their rankings were first obtained, then a loop was constructed using the “</w:t>
        </w:r>
        <w:proofErr w:type="spellStart"/>
        <w:r w:rsidR="00041656" w:rsidRPr="00041656">
          <w:rPr>
            <w:rStyle w:val="Strong"/>
            <w:rFonts w:ascii="Times New Roman" w:hAnsi="Times New Roman" w:cs="Times New Roman"/>
            <w:b w:val="0"/>
            <w:bCs w:val="0"/>
            <w:color w:val="000000" w:themeColor="text1"/>
            <w:sz w:val="24"/>
            <w:szCs w:val="24"/>
          </w:rPr>
          <w:t>min_rnk</w:t>
        </w:r>
        <w:proofErr w:type="spellEnd"/>
        <w:r w:rsidR="00041656" w:rsidRPr="00041656">
          <w:rPr>
            <w:rStyle w:val="Strong"/>
            <w:rFonts w:ascii="Times New Roman" w:hAnsi="Times New Roman" w:cs="Times New Roman"/>
            <w:b w:val="0"/>
            <w:bCs w:val="0"/>
            <w:color w:val="000000" w:themeColor="text1"/>
            <w:sz w:val="24"/>
            <w:szCs w:val="24"/>
          </w:rPr>
          <w:t>” and “</w:t>
        </w:r>
        <w:proofErr w:type="spellStart"/>
        <w:r w:rsidR="00041656" w:rsidRPr="00041656">
          <w:rPr>
            <w:rStyle w:val="Strong"/>
            <w:rFonts w:ascii="Times New Roman" w:hAnsi="Times New Roman" w:cs="Times New Roman"/>
            <w:b w:val="0"/>
            <w:bCs w:val="0"/>
            <w:color w:val="000000" w:themeColor="text1"/>
            <w:sz w:val="24"/>
            <w:szCs w:val="24"/>
          </w:rPr>
          <w:t>max_rnk</w:t>
        </w:r>
        <w:proofErr w:type="spellEnd"/>
        <w:r w:rsidR="00041656" w:rsidRPr="00041656">
          <w:rPr>
            <w:rStyle w:val="Strong"/>
            <w:rFonts w:ascii="Times New Roman" w:hAnsi="Times New Roman" w:cs="Times New Roman"/>
            <w:b w:val="0"/>
            <w:bCs w:val="0"/>
            <w:color w:val="000000" w:themeColor="text1"/>
            <w:sz w:val="24"/>
            <w:szCs w:val="24"/>
          </w:rPr>
          <w:t xml:space="preserve">” parameters to iteratively send </w:t>
        </w:r>
        <w:r w:rsidR="00041656" w:rsidRPr="00041656">
          <w:rPr>
            <w:rStyle w:val="Strong"/>
            <w:rFonts w:ascii="Times New Roman" w:hAnsi="Times New Roman" w:cs="Times New Roman"/>
            <w:b w:val="0"/>
            <w:bCs w:val="0"/>
            <w:color w:val="000000" w:themeColor="text1"/>
            <w:sz w:val="24"/>
            <w:szCs w:val="24"/>
          </w:rPr>
          <w:lastRenderedPageBreak/>
          <w:t xml:space="preserve">query for every 100 hits until all hits are exhausted. Two versions of such queries were built in Python to simultaneously retrieve hits in JavaScript Object Notation (JSON) format. Returned hits were then analyzed manually to ensure relevancy, and logged into an SQLite database indexed by NCTID (unique study ID). A direct connection between the database and the main script was achieved using the open-source library sqlite3 </w:t>
        </w:r>
        <w:commentRangeStart w:id="36"/>
        <w:r w:rsidR="00041656" w:rsidRPr="00041656">
          <w:rPr>
            <w:rStyle w:val="Strong"/>
            <w:rFonts w:ascii="Times New Roman" w:hAnsi="Times New Roman" w:cs="Times New Roman"/>
            <w:b w:val="0"/>
            <w:bCs w:val="0"/>
            <w:color w:val="000000" w:themeColor="text1"/>
            <w:sz w:val="24"/>
            <w:szCs w:val="24"/>
          </w:rPr>
          <w:t>[</w:t>
        </w:r>
      </w:ins>
      <w:ins w:id="37" w:author="Xin Yu" w:date="2020-07-11T15:26:00Z">
        <w:r w:rsidR="00041656">
          <w:rPr>
            <w:rStyle w:val="Strong"/>
            <w:rFonts w:ascii="Times New Roman" w:hAnsi="Times New Roman" w:cs="Times New Roman"/>
            <w:b w:val="0"/>
            <w:bCs w:val="0"/>
            <w:color w:val="000000" w:themeColor="text1"/>
            <w:sz w:val="24"/>
            <w:szCs w:val="24"/>
          </w:rPr>
          <w:t>XY</w:t>
        </w:r>
      </w:ins>
      <w:ins w:id="38" w:author="Xin Yu" w:date="2020-07-11T15:21:00Z">
        <w:r w:rsidR="00041656" w:rsidRPr="00041656">
          <w:rPr>
            <w:rStyle w:val="Strong"/>
            <w:rFonts w:ascii="Times New Roman" w:hAnsi="Times New Roman" w:cs="Times New Roman"/>
            <w:b w:val="0"/>
            <w:bCs w:val="0"/>
            <w:color w:val="000000" w:themeColor="text1"/>
            <w:sz w:val="24"/>
            <w:szCs w:val="24"/>
          </w:rPr>
          <w:t xml:space="preserve">2]. </w:t>
        </w:r>
      </w:ins>
      <w:commentRangeEnd w:id="36"/>
      <w:ins w:id="39" w:author="Xin Yu" w:date="2020-07-11T15:26:00Z">
        <w:r w:rsidR="00041656">
          <w:rPr>
            <w:rStyle w:val="CommentReference"/>
          </w:rPr>
          <w:commentReference w:id="36"/>
        </w:r>
      </w:ins>
      <w:ins w:id="40" w:author="Xin Yu" w:date="2020-07-11T15:21:00Z">
        <w:r w:rsidR="00041656" w:rsidRPr="00041656">
          <w:rPr>
            <w:rStyle w:val="Strong"/>
            <w:rFonts w:ascii="Times New Roman" w:hAnsi="Times New Roman" w:cs="Times New Roman"/>
            <w:b w:val="0"/>
            <w:bCs w:val="0"/>
            <w:color w:val="000000" w:themeColor="text1"/>
            <w:sz w:val="24"/>
            <w:szCs w:val="24"/>
          </w:rPr>
          <w:t xml:space="preserve">When updating the database, the NCTID of a specific hit can be compared against the list of existing NCTIDs in the database. If an entry does not yet exist in the database, it will be flagged for manual review and if relevant, entered into the database. If entry exists in the database, its clinical phase will be updated automatically. An example of our script with detailed explanation for usage can be found on </w:t>
        </w:r>
        <w:proofErr w:type="spellStart"/>
        <w:r w:rsidR="00041656" w:rsidRPr="00041656">
          <w:rPr>
            <w:rStyle w:val="Strong"/>
            <w:rFonts w:ascii="Times New Roman" w:hAnsi="Times New Roman" w:cs="Times New Roman"/>
            <w:b w:val="0"/>
            <w:bCs w:val="0"/>
            <w:color w:val="000000" w:themeColor="text1"/>
            <w:sz w:val="24"/>
            <w:szCs w:val="24"/>
          </w:rPr>
          <w:t>Github</w:t>
        </w:r>
        <w:proofErr w:type="spellEnd"/>
        <w:r w:rsidR="00041656" w:rsidRPr="00041656">
          <w:rPr>
            <w:rStyle w:val="Strong"/>
            <w:rFonts w:ascii="Times New Roman" w:hAnsi="Times New Roman" w:cs="Times New Roman"/>
            <w:b w:val="0"/>
            <w:bCs w:val="0"/>
            <w:color w:val="000000" w:themeColor="text1"/>
            <w:sz w:val="24"/>
            <w:szCs w:val="24"/>
          </w:rPr>
          <w:t xml:space="preserve"> repository </w:t>
        </w:r>
        <w:commentRangeStart w:id="41"/>
        <w:r w:rsidR="00041656" w:rsidRPr="00041656">
          <w:rPr>
            <w:rStyle w:val="Strong"/>
            <w:rFonts w:ascii="Times New Roman" w:hAnsi="Times New Roman" w:cs="Times New Roman"/>
            <w:b w:val="0"/>
            <w:bCs w:val="0"/>
            <w:color w:val="000000" w:themeColor="text1"/>
            <w:sz w:val="24"/>
            <w:szCs w:val="24"/>
          </w:rPr>
          <w:t>[</w:t>
        </w:r>
      </w:ins>
      <w:ins w:id="42" w:author="Xin Yu" w:date="2020-07-11T15:26:00Z">
        <w:r w:rsidR="00041656">
          <w:rPr>
            <w:rStyle w:val="Strong"/>
            <w:rFonts w:ascii="Times New Roman" w:hAnsi="Times New Roman" w:cs="Times New Roman"/>
            <w:b w:val="0"/>
            <w:bCs w:val="0"/>
            <w:color w:val="000000" w:themeColor="text1"/>
            <w:sz w:val="24"/>
            <w:szCs w:val="24"/>
          </w:rPr>
          <w:t>XY</w:t>
        </w:r>
      </w:ins>
      <w:ins w:id="43" w:author="Xin Yu" w:date="2020-07-11T15:21:00Z">
        <w:r w:rsidR="00041656" w:rsidRPr="00041656">
          <w:rPr>
            <w:rStyle w:val="Strong"/>
            <w:rFonts w:ascii="Times New Roman" w:hAnsi="Times New Roman" w:cs="Times New Roman"/>
            <w:b w:val="0"/>
            <w:bCs w:val="0"/>
            <w:color w:val="000000" w:themeColor="text1"/>
            <w:sz w:val="24"/>
            <w:szCs w:val="24"/>
          </w:rPr>
          <w:t>3]</w:t>
        </w:r>
      </w:ins>
      <w:ins w:id="44" w:author="Xin Yu" w:date="2020-07-11T15:23:00Z">
        <w:r w:rsidR="00041656">
          <w:rPr>
            <w:rStyle w:val="Strong"/>
            <w:rFonts w:ascii="Times New Roman" w:hAnsi="Times New Roman" w:cs="Times New Roman"/>
            <w:b w:val="0"/>
            <w:bCs w:val="0"/>
            <w:color w:val="000000" w:themeColor="text1"/>
            <w:sz w:val="24"/>
            <w:szCs w:val="24"/>
          </w:rPr>
          <w:t xml:space="preserve"> </w:t>
        </w:r>
      </w:ins>
      <w:commentRangeEnd w:id="41"/>
      <w:ins w:id="45" w:author="Xin Yu" w:date="2020-07-11T15:26:00Z">
        <w:r w:rsidR="00041656">
          <w:rPr>
            <w:rStyle w:val="CommentReference"/>
          </w:rPr>
          <w:commentReference w:id="41"/>
        </w:r>
      </w:ins>
      <w:r w:rsidR="00A80DEA">
        <w:rPr>
          <w:rStyle w:val="Strong"/>
          <w:rFonts w:ascii="Times New Roman" w:hAnsi="Times New Roman" w:cs="Times New Roman"/>
          <w:b w:val="0"/>
          <w:bCs w:val="0"/>
          <w:color w:val="000000" w:themeColor="text1"/>
          <w:sz w:val="24"/>
          <w:szCs w:val="24"/>
        </w:rPr>
        <w:t xml:space="preserve">Therapeutics programs based on non-antibody proteins </w:t>
      </w:r>
      <w:r w:rsidR="00EE6EB3">
        <w:rPr>
          <w:rStyle w:val="Strong"/>
          <w:rFonts w:ascii="Times New Roman" w:hAnsi="Times New Roman" w:cs="Times New Roman"/>
          <w:b w:val="0"/>
          <w:bCs w:val="0"/>
          <w:color w:val="000000" w:themeColor="text1"/>
          <w:sz w:val="24"/>
          <w:szCs w:val="24"/>
        </w:rPr>
        <w:t>with</w:t>
      </w:r>
      <w:r w:rsidR="00A80DEA">
        <w:rPr>
          <w:rStyle w:val="Strong"/>
          <w:rFonts w:ascii="Times New Roman" w:hAnsi="Times New Roman" w:cs="Times New Roman"/>
          <w:b w:val="0"/>
          <w:bCs w:val="0"/>
          <w:color w:val="000000" w:themeColor="text1"/>
          <w:sz w:val="24"/>
          <w:szCs w:val="24"/>
        </w:rPr>
        <w:t xml:space="preserve"> </w:t>
      </w:r>
      <w:r w:rsidR="000D3540">
        <w:rPr>
          <w:rStyle w:val="Strong"/>
          <w:rFonts w:ascii="Times New Roman" w:hAnsi="Times New Roman" w:cs="Times New Roman"/>
          <w:b w:val="0"/>
          <w:bCs w:val="0"/>
          <w:color w:val="000000" w:themeColor="text1"/>
          <w:sz w:val="24"/>
          <w:szCs w:val="24"/>
        </w:rPr>
        <w:t xml:space="preserve">the </w:t>
      </w:r>
      <w:r w:rsidR="00A80DEA">
        <w:rPr>
          <w:rStyle w:val="Strong"/>
          <w:rFonts w:ascii="Times New Roman" w:hAnsi="Times New Roman" w:cs="Times New Roman"/>
          <w:b w:val="0"/>
          <w:bCs w:val="0"/>
          <w:color w:val="000000" w:themeColor="text1"/>
          <w:sz w:val="24"/>
          <w:szCs w:val="24"/>
        </w:rPr>
        <w:t>similar mechanisms of actions as antibodies, such as recombinant ACE2 protein</w:t>
      </w:r>
      <w:r w:rsidR="00FF40A4">
        <w:rPr>
          <w:rStyle w:val="Strong"/>
          <w:rFonts w:ascii="Times New Roman" w:hAnsi="Times New Roman" w:cs="Times New Roman"/>
          <w:b w:val="0"/>
          <w:bCs w:val="0"/>
          <w:color w:val="000000" w:themeColor="text1"/>
          <w:sz w:val="24"/>
          <w:szCs w:val="24"/>
        </w:rPr>
        <w:t xml:space="preserve"> and</w:t>
      </w:r>
      <w:r w:rsidR="00A80DEA">
        <w:rPr>
          <w:rStyle w:val="Strong"/>
          <w:rFonts w:ascii="Times New Roman" w:hAnsi="Times New Roman" w:cs="Times New Roman"/>
          <w:b w:val="0"/>
          <w:bCs w:val="0"/>
          <w:color w:val="000000" w:themeColor="text1"/>
          <w:sz w:val="24"/>
          <w:szCs w:val="24"/>
        </w:rPr>
        <w:t xml:space="preserve"> Fc-fusion proteins, are also included.</w:t>
      </w:r>
      <w:r w:rsidR="0032729B" w:rsidRPr="004C4657">
        <w:rPr>
          <w:rStyle w:val="Strong"/>
          <w:rFonts w:ascii="Times New Roman" w:hAnsi="Times New Roman" w:cs="Times New Roman"/>
          <w:b w:val="0"/>
          <w:bCs w:val="0"/>
          <w:color w:val="000000" w:themeColor="text1"/>
          <w:sz w:val="24"/>
          <w:szCs w:val="24"/>
        </w:rPr>
        <w:t xml:space="preserve"> </w:t>
      </w:r>
      <w:commentRangeEnd w:id="21"/>
      <w:r w:rsidR="00FC10B1">
        <w:rPr>
          <w:rStyle w:val="CommentReference"/>
        </w:rPr>
        <w:commentReference w:id="21"/>
      </w:r>
      <w:r w:rsidR="002E0A95" w:rsidRPr="004C4657">
        <w:rPr>
          <w:rStyle w:val="Strong"/>
          <w:rFonts w:ascii="Times New Roman" w:hAnsi="Times New Roman" w:cs="Times New Roman"/>
          <w:b w:val="0"/>
          <w:bCs w:val="0"/>
          <w:color w:val="000000" w:themeColor="text1"/>
          <w:sz w:val="24"/>
          <w:szCs w:val="24"/>
        </w:rPr>
        <w:t>Unrelated information such as</w:t>
      </w:r>
      <w:r w:rsidR="002E0A95" w:rsidRPr="004C4657">
        <w:rPr>
          <w:rStyle w:val="Strong"/>
          <w:rFonts w:ascii="Times New Roman" w:hAnsi="Times New Roman" w:cs="Times New Roman"/>
          <w:color w:val="000000" w:themeColor="text1"/>
          <w:sz w:val="24"/>
          <w:szCs w:val="24"/>
        </w:rPr>
        <w:t xml:space="preserve"> </w:t>
      </w:r>
      <w:r w:rsidR="002E0A95" w:rsidRPr="002E0A95">
        <w:rPr>
          <w:rFonts w:ascii="Times New Roman" w:hAnsi="Times New Roman" w:cs="Times New Roman"/>
          <w:color w:val="000000" w:themeColor="text1"/>
          <w:sz w:val="24"/>
          <w:szCs w:val="24"/>
          <w:lang w:val="en-GB"/>
        </w:rPr>
        <w:t xml:space="preserve">diagnostic antibodies, polyclonal </w:t>
      </w:r>
      <w:r w:rsidR="00231719">
        <w:rPr>
          <w:rFonts w:ascii="Times New Roman" w:hAnsi="Times New Roman" w:cs="Times New Roman"/>
          <w:color w:val="000000" w:themeColor="text1"/>
          <w:sz w:val="24"/>
          <w:szCs w:val="24"/>
          <w:lang w:val="en-GB"/>
        </w:rPr>
        <w:t>plasma from convalescent patients,</w:t>
      </w:r>
      <w:r w:rsidR="002E0A95" w:rsidRPr="002E0A95">
        <w:rPr>
          <w:rFonts w:ascii="Times New Roman" w:hAnsi="Times New Roman" w:cs="Times New Roman"/>
          <w:color w:val="000000" w:themeColor="text1"/>
          <w:sz w:val="24"/>
          <w:szCs w:val="24"/>
          <w:lang w:val="en-GB"/>
        </w:rPr>
        <w:t xml:space="preserve"> </w:t>
      </w:r>
      <w:r w:rsidR="004D05EA">
        <w:rPr>
          <w:rFonts w:ascii="Times New Roman" w:hAnsi="Times New Roman" w:cs="Times New Roman"/>
          <w:color w:val="000000" w:themeColor="text1"/>
          <w:sz w:val="24"/>
          <w:szCs w:val="24"/>
          <w:lang w:val="en-GB"/>
        </w:rPr>
        <w:t xml:space="preserve">and </w:t>
      </w:r>
      <w:r w:rsidR="002E0A95" w:rsidRPr="002E0A95">
        <w:rPr>
          <w:rFonts w:ascii="Times New Roman" w:hAnsi="Times New Roman" w:cs="Times New Roman"/>
          <w:color w:val="000000" w:themeColor="text1"/>
          <w:sz w:val="24"/>
          <w:szCs w:val="24"/>
          <w:lang w:val="en-GB"/>
        </w:rPr>
        <w:t>clinical trials without specific indications to COVID-19 patients in experimental design</w:t>
      </w:r>
      <w:r w:rsidR="002E0A95" w:rsidRPr="004C4657">
        <w:rPr>
          <w:rFonts w:ascii="Times New Roman" w:hAnsi="Times New Roman" w:cs="Times New Roman"/>
          <w:color w:val="000000" w:themeColor="text1"/>
          <w:sz w:val="24"/>
          <w:szCs w:val="24"/>
          <w:lang w:val="en-GB"/>
        </w:rPr>
        <w:t xml:space="preserve">, were </w:t>
      </w:r>
      <w:r w:rsidR="00B84CB5">
        <w:rPr>
          <w:rFonts w:ascii="Times New Roman" w:hAnsi="Times New Roman" w:cs="Times New Roman"/>
          <w:color w:val="000000" w:themeColor="text1"/>
          <w:sz w:val="24"/>
          <w:szCs w:val="24"/>
          <w:lang w:val="en-GB"/>
        </w:rPr>
        <w:t>excluded</w:t>
      </w:r>
      <w:r w:rsidR="002E0A95" w:rsidRPr="004C4657">
        <w:rPr>
          <w:rFonts w:ascii="Times New Roman" w:hAnsi="Times New Roman" w:cs="Times New Roman"/>
          <w:color w:val="000000" w:themeColor="text1"/>
          <w:sz w:val="24"/>
          <w:szCs w:val="24"/>
          <w:lang w:val="en-GB"/>
        </w:rPr>
        <w:t xml:space="preserve">. </w:t>
      </w:r>
      <w:r w:rsidR="00D72B16" w:rsidRPr="004C4657">
        <w:rPr>
          <w:rFonts w:ascii="Times New Roman" w:hAnsi="Times New Roman" w:cs="Times New Roman"/>
          <w:color w:val="000000" w:themeColor="text1"/>
          <w:sz w:val="24"/>
          <w:szCs w:val="24"/>
          <w:lang w:val="en-GB"/>
        </w:rPr>
        <w:t xml:space="preserve">For quality evaluation, </w:t>
      </w:r>
      <w:r w:rsidR="00D72B16" w:rsidRPr="004C4657">
        <w:rPr>
          <w:rFonts w:ascii="Times New Roman" w:hAnsi="Times New Roman" w:cs="Times New Roman"/>
          <w:color w:val="000000" w:themeColor="text1"/>
          <w:sz w:val="24"/>
          <w:szCs w:val="24"/>
          <w:shd w:val="clear" w:color="auto" w:fill="FFFFFF"/>
        </w:rPr>
        <w:t>a</w:t>
      </w:r>
      <w:r w:rsidR="0032729B" w:rsidRPr="004C4657">
        <w:rPr>
          <w:rFonts w:ascii="Times New Roman" w:hAnsi="Times New Roman" w:cs="Times New Roman"/>
          <w:color w:val="000000" w:themeColor="text1"/>
          <w:sz w:val="24"/>
          <w:szCs w:val="24"/>
          <w:shd w:val="clear" w:color="auto" w:fill="FFFFFF"/>
        </w:rPr>
        <w:t xml:space="preserve">ll the final data </w:t>
      </w:r>
      <w:r w:rsidR="00E320C4">
        <w:rPr>
          <w:rFonts w:ascii="Times New Roman" w:hAnsi="Times New Roman" w:cs="Times New Roman"/>
          <w:color w:val="000000" w:themeColor="text1"/>
          <w:sz w:val="24"/>
          <w:szCs w:val="24"/>
          <w:shd w:val="clear" w:color="auto" w:fill="FFFFFF"/>
        </w:rPr>
        <w:t>included in</w:t>
      </w:r>
      <w:r w:rsidR="0032729B" w:rsidRPr="004C4657">
        <w:rPr>
          <w:rFonts w:ascii="Times New Roman" w:hAnsi="Times New Roman" w:cs="Times New Roman"/>
          <w:color w:val="000000" w:themeColor="text1"/>
          <w:sz w:val="24"/>
          <w:szCs w:val="24"/>
          <w:shd w:val="clear" w:color="auto" w:fill="FFFFFF"/>
        </w:rPr>
        <w:t xml:space="preserve"> the “Tracker” were cross</w:t>
      </w:r>
      <w:r w:rsidR="0099789C">
        <w:rPr>
          <w:rFonts w:ascii="Times New Roman" w:hAnsi="Times New Roman" w:cs="Times New Roman"/>
          <w:color w:val="000000" w:themeColor="text1"/>
          <w:sz w:val="24"/>
          <w:szCs w:val="24"/>
          <w:shd w:val="clear" w:color="auto" w:fill="FFFFFF"/>
        </w:rPr>
        <w:t>-</w:t>
      </w:r>
      <w:r w:rsidR="00FC18D8">
        <w:rPr>
          <w:rFonts w:ascii="Times New Roman" w:hAnsi="Times New Roman" w:cs="Times New Roman"/>
          <w:color w:val="000000" w:themeColor="text1"/>
          <w:sz w:val="24"/>
          <w:szCs w:val="24"/>
          <w:shd w:val="clear" w:color="auto" w:fill="FFFFFF"/>
        </w:rPr>
        <w:t>verified</w:t>
      </w:r>
      <w:r w:rsidR="00FC18D8" w:rsidRPr="004C4657">
        <w:rPr>
          <w:rFonts w:ascii="Times New Roman" w:hAnsi="Times New Roman" w:cs="Times New Roman"/>
          <w:color w:val="000000" w:themeColor="text1"/>
          <w:sz w:val="24"/>
          <w:szCs w:val="24"/>
          <w:shd w:val="clear" w:color="auto" w:fill="FFFFFF"/>
        </w:rPr>
        <w:t xml:space="preserve"> </w:t>
      </w:r>
      <w:r w:rsidR="0032729B" w:rsidRPr="004C4657">
        <w:rPr>
          <w:rFonts w:ascii="Times New Roman" w:hAnsi="Times New Roman" w:cs="Times New Roman"/>
          <w:color w:val="000000" w:themeColor="text1"/>
          <w:sz w:val="24"/>
          <w:szCs w:val="24"/>
          <w:shd w:val="clear" w:color="auto" w:fill="FFFFFF"/>
        </w:rPr>
        <w:t xml:space="preserve">manually by </w:t>
      </w:r>
      <w:r w:rsidR="005C1309" w:rsidRPr="004C4657">
        <w:rPr>
          <w:rFonts w:ascii="Times New Roman" w:hAnsi="Times New Roman" w:cs="Times New Roman"/>
          <w:color w:val="000000" w:themeColor="text1"/>
          <w:sz w:val="24"/>
          <w:szCs w:val="24"/>
          <w:shd w:val="clear" w:color="auto" w:fill="FFFFFF"/>
        </w:rPr>
        <w:t xml:space="preserve">at least two </w:t>
      </w:r>
      <w:r w:rsidR="00D72B16" w:rsidRPr="004C4657">
        <w:rPr>
          <w:rFonts w:ascii="Times New Roman" w:hAnsi="Times New Roman" w:cs="Times New Roman"/>
          <w:color w:val="000000" w:themeColor="text1"/>
          <w:sz w:val="24"/>
          <w:szCs w:val="24"/>
          <w:shd w:val="clear" w:color="auto" w:fill="FFFFFF"/>
        </w:rPr>
        <w:t xml:space="preserve">independent </w:t>
      </w:r>
      <w:r w:rsidR="0032729B" w:rsidRPr="004C4657">
        <w:rPr>
          <w:rFonts w:ascii="Times New Roman" w:hAnsi="Times New Roman" w:cs="Times New Roman"/>
          <w:color w:val="000000" w:themeColor="text1"/>
          <w:sz w:val="24"/>
          <w:szCs w:val="24"/>
          <w:shd w:val="clear" w:color="auto" w:fill="FFFFFF"/>
        </w:rPr>
        <w:t>volunteers</w:t>
      </w:r>
      <w:r w:rsidR="00D72B16" w:rsidRPr="004C4657">
        <w:rPr>
          <w:rFonts w:ascii="Times New Roman" w:hAnsi="Times New Roman" w:cs="Times New Roman"/>
          <w:color w:val="000000" w:themeColor="text1"/>
          <w:sz w:val="24"/>
          <w:szCs w:val="24"/>
          <w:shd w:val="clear" w:color="auto" w:fill="FFFFFF"/>
        </w:rPr>
        <w:t xml:space="preserve">. </w:t>
      </w:r>
      <w:r w:rsidR="0075607C" w:rsidRPr="004C4657">
        <w:rPr>
          <w:rFonts w:ascii="Times New Roman" w:hAnsi="Times New Roman" w:cs="Times New Roman"/>
          <w:color w:val="000000" w:themeColor="text1"/>
          <w:sz w:val="24"/>
          <w:szCs w:val="24"/>
          <w:shd w:val="clear" w:color="auto" w:fill="FFFFFF"/>
        </w:rPr>
        <w:t xml:space="preserve">We categorized the data as: </w:t>
      </w:r>
      <w:r w:rsidR="0075607C" w:rsidRPr="004C4657">
        <w:rPr>
          <w:rFonts w:ascii="Times New Roman" w:hAnsi="Times New Roman" w:cs="Times New Roman"/>
          <w:color w:val="000000" w:themeColor="text1"/>
          <w:sz w:val="24"/>
          <w:szCs w:val="24"/>
        </w:rPr>
        <w:t xml:space="preserve">target, format, status of development, developer and country, as well as references. </w:t>
      </w:r>
    </w:p>
    <w:p w14:paraId="2733C3B9" w14:textId="77777777" w:rsidR="00092535" w:rsidRDefault="00B2761C" w:rsidP="00092535">
      <w:pPr>
        <w:spacing w:before="120" w:after="120" w:line="480" w:lineRule="auto"/>
        <w:ind w:firstLine="720"/>
        <w:jc w:val="both"/>
        <w:rPr>
          <w:ins w:id="46" w:author="Weihan Liu" w:date="2020-07-11T16:07:00Z"/>
          <w:rFonts w:ascii="Times New Roman" w:hAnsi="Times New Roman" w:cs="Times New Roman"/>
          <w:color w:val="000000" w:themeColor="text1"/>
          <w:sz w:val="24"/>
          <w:szCs w:val="24"/>
        </w:rPr>
      </w:pPr>
      <w:r w:rsidRPr="004C4657">
        <w:rPr>
          <w:rFonts w:ascii="Times New Roman" w:hAnsi="Times New Roman" w:cs="Times New Roman"/>
          <w:color w:val="000000" w:themeColor="text1"/>
          <w:sz w:val="24"/>
          <w:szCs w:val="24"/>
        </w:rPr>
        <w:t>To build the “Tracker”, t</w:t>
      </w:r>
      <w:r w:rsidR="007A5CCB" w:rsidRPr="0032729B">
        <w:rPr>
          <w:rFonts w:ascii="Times New Roman" w:hAnsi="Times New Roman" w:cs="Times New Roman"/>
          <w:color w:val="000000" w:themeColor="text1"/>
          <w:sz w:val="24"/>
          <w:szCs w:val="24"/>
        </w:rPr>
        <w:t xml:space="preserve">he data table containing filtered </w:t>
      </w:r>
      <w:r w:rsidR="00FB1D98" w:rsidRPr="004C4657">
        <w:rPr>
          <w:rFonts w:ascii="Times New Roman" w:hAnsi="Times New Roman" w:cs="Times New Roman"/>
          <w:color w:val="000000" w:themeColor="text1"/>
          <w:sz w:val="24"/>
          <w:szCs w:val="24"/>
        </w:rPr>
        <w:t>results</w:t>
      </w:r>
      <w:r w:rsidR="007A5CCB" w:rsidRPr="0032729B">
        <w:rPr>
          <w:rFonts w:ascii="Times New Roman" w:hAnsi="Times New Roman" w:cs="Times New Roman"/>
          <w:color w:val="000000" w:themeColor="text1"/>
          <w:sz w:val="24"/>
          <w:szCs w:val="24"/>
        </w:rPr>
        <w:t xml:space="preserve"> was</w:t>
      </w:r>
      <w:r w:rsidR="000D235C" w:rsidRPr="004C4657">
        <w:rPr>
          <w:rFonts w:ascii="Times New Roman" w:hAnsi="Times New Roman" w:cs="Times New Roman"/>
          <w:color w:val="000000" w:themeColor="text1"/>
          <w:sz w:val="24"/>
          <w:szCs w:val="24"/>
        </w:rPr>
        <w:t xml:space="preserve"> uploaded</w:t>
      </w:r>
      <w:r w:rsidR="007A5CCB" w:rsidRPr="0032729B">
        <w:rPr>
          <w:rFonts w:ascii="Times New Roman" w:hAnsi="Times New Roman" w:cs="Times New Roman"/>
          <w:color w:val="000000" w:themeColor="text1"/>
          <w:sz w:val="24"/>
          <w:szCs w:val="24"/>
        </w:rPr>
        <w:t xml:space="preserve"> to </w:t>
      </w:r>
      <w:r w:rsidR="00D72B16" w:rsidRPr="004C4657">
        <w:rPr>
          <w:rFonts w:ascii="Times New Roman" w:hAnsi="Times New Roman" w:cs="Times New Roman"/>
          <w:color w:val="000000" w:themeColor="text1"/>
          <w:sz w:val="24"/>
          <w:szCs w:val="24"/>
        </w:rPr>
        <w:t xml:space="preserve">the </w:t>
      </w:r>
      <w:r w:rsidR="007A5CCB" w:rsidRPr="0032729B">
        <w:rPr>
          <w:rFonts w:ascii="Times New Roman" w:hAnsi="Times New Roman" w:cs="Times New Roman"/>
          <w:color w:val="000000" w:themeColor="text1"/>
          <w:sz w:val="24"/>
          <w:szCs w:val="24"/>
        </w:rPr>
        <w:t>website</w:t>
      </w:r>
      <w:r w:rsidR="00D72B16" w:rsidRPr="004C4657">
        <w:rPr>
          <w:rFonts w:ascii="Times New Roman" w:hAnsi="Times New Roman" w:cs="Times New Roman"/>
          <w:color w:val="000000" w:themeColor="text1"/>
          <w:sz w:val="24"/>
          <w:szCs w:val="24"/>
        </w:rPr>
        <w:t xml:space="preserve"> of Chinese Antibody Society</w:t>
      </w:r>
      <w:r w:rsidR="007A5CCB" w:rsidRPr="0032729B">
        <w:rPr>
          <w:rFonts w:ascii="Times New Roman" w:hAnsi="Times New Roman" w:cs="Times New Roman"/>
          <w:color w:val="000000" w:themeColor="text1"/>
          <w:sz w:val="24"/>
          <w:szCs w:val="24"/>
        </w:rPr>
        <w:t xml:space="preserve">, which </w:t>
      </w:r>
      <w:r w:rsidR="000D235C" w:rsidRPr="004C4657">
        <w:rPr>
          <w:rFonts w:ascii="Times New Roman" w:hAnsi="Times New Roman" w:cs="Times New Roman"/>
          <w:color w:val="000000" w:themeColor="text1"/>
          <w:sz w:val="24"/>
          <w:szCs w:val="24"/>
        </w:rPr>
        <w:t>was</w:t>
      </w:r>
      <w:r w:rsidR="007A5CCB" w:rsidRPr="0032729B">
        <w:rPr>
          <w:rFonts w:ascii="Times New Roman" w:hAnsi="Times New Roman" w:cs="Times New Roman"/>
          <w:color w:val="000000" w:themeColor="text1"/>
          <w:sz w:val="24"/>
          <w:szCs w:val="24"/>
        </w:rPr>
        <w:t xml:space="preserve"> build using WordPress system. We used </w:t>
      </w:r>
      <w:proofErr w:type="spellStart"/>
      <w:r w:rsidR="007A5CCB" w:rsidRPr="0032729B">
        <w:rPr>
          <w:rFonts w:ascii="Times New Roman" w:hAnsi="Times New Roman" w:cs="Times New Roman"/>
          <w:color w:val="000000" w:themeColor="text1"/>
          <w:sz w:val="24"/>
          <w:szCs w:val="24"/>
        </w:rPr>
        <w:t>WPDatatable</w:t>
      </w:r>
      <w:proofErr w:type="spellEnd"/>
      <w:r w:rsidR="007A5CCB" w:rsidRPr="0032729B">
        <w:rPr>
          <w:rFonts w:ascii="Times New Roman" w:hAnsi="Times New Roman" w:cs="Times New Roman"/>
          <w:color w:val="000000" w:themeColor="text1"/>
          <w:sz w:val="24"/>
          <w:szCs w:val="24"/>
        </w:rPr>
        <w:t xml:space="preserve"> Plugin to integrate the data table from backend to front end of the webpage. </w:t>
      </w:r>
      <w:r w:rsidR="00683003" w:rsidRPr="004C4657">
        <w:rPr>
          <w:rFonts w:ascii="Times New Roman" w:hAnsi="Times New Roman" w:cs="Times New Roman"/>
          <w:color w:val="000000" w:themeColor="text1"/>
          <w:sz w:val="24"/>
          <w:szCs w:val="24"/>
        </w:rPr>
        <w:t xml:space="preserve">On our “Tracker” website, </w:t>
      </w:r>
      <w:r w:rsidR="00BF7FC3">
        <w:rPr>
          <w:rFonts w:ascii="Times New Roman" w:hAnsi="Times New Roman" w:cs="Times New Roman"/>
          <w:color w:val="000000" w:themeColor="text1"/>
          <w:sz w:val="24"/>
          <w:szCs w:val="24"/>
        </w:rPr>
        <w:t>the</w:t>
      </w:r>
      <w:r w:rsidR="00683003" w:rsidRPr="004C4657">
        <w:rPr>
          <w:rFonts w:ascii="Times New Roman" w:hAnsi="Times New Roman" w:cs="Times New Roman"/>
          <w:color w:val="000000" w:themeColor="text1"/>
          <w:sz w:val="24"/>
          <w:szCs w:val="24"/>
        </w:rPr>
        <w:t xml:space="preserve"> whole dataset</w:t>
      </w:r>
      <w:r w:rsidR="005D73BF">
        <w:rPr>
          <w:rFonts w:ascii="Times New Roman" w:hAnsi="Times New Roman" w:cs="Times New Roman"/>
          <w:color w:val="000000" w:themeColor="text1"/>
          <w:sz w:val="24"/>
          <w:szCs w:val="24"/>
        </w:rPr>
        <w:t xml:space="preserve"> </w:t>
      </w:r>
      <w:r w:rsidR="00BF7FC3">
        <w:rPr>
          <w:rFonts w:ascii="Times New Roman" w:hAnsi="Times New Roman" w:cs="Times New Roman"/>
          <w:color w:val="000000" w:themeColor="text1"/>
          <w:sz w:val="24"/>
          <w:szCs w:val="24"/>
        </w:rPr>
        <w:t xml:space="preserve">was displayed </w:t>
      </w:r>
      <w:r w:rsidR="005D73BF">
        <w:rPr>
          <w:rFonts w:ascii="Times New Roman" w:hAnsi="Times New Roman" w:cs="Times New Roman"/>
          <w:color w:val="000000" w:themeColor="text1"/>
          <w:sz w:val="24"/>
          <w:szCs w:val="24"/>
        </w:rPr>
        <w:t>as an interactive table</w:t>
      </w:r>
      <w:r w:rsidR="00683003" w:rsidRPr="004C4657">
        <w:rPr>
          <w:rFonts w:ascii="Times New Roman" w:hAnsi="Times New Roman" w:cs="Times New Roman"/>
          <w:color w:val="000000" w:themeColor="text1"/>
          <w:sz w:val="24"/>
          <w:szCs w:val="24"/>
        </w:rPr>
        <w:t xml:space="preserve">, and grouped by the </w:t>
      </w:r>
      <w:r w:rsidR="00BF7FC3">
        <w:rPr>
          <w:rFonts w:ascii="Times New Roman" w:hAnsi="Times New Roman" w:cs="Times New Roman"/>
          <w:color w:val="000000" w:themeColor="text1"/>
          <w:sz w:val="24"/>
          <w:szCs w:val="24"/>
        </w:rPr>
        <w:t>categories we defined above</w:t>
      </w:r>
      <w:r w:rsidR="00683003" w:rsidRPr="004C4657">
        <w:rPr>
          <w:rFonts w:ascii="Times New Roman" w:hAnsi="Times New Roman" w:cs="Times New Roman"/>
          <w:color w:val="000000" w:themeColor="text1"/>
          <w:sz w:val="24"/>
          <w:szCs w:val="24"/>
        </w:rPr>
        <w:t xml:space="preserve">. </w:t>
      </w:r>
      <w:r w:rsidR="007A5CCB" w:rsidRPr="0032729B">
        <w:rPr>
          <w:rFonts w:ascii="Times New Roman" w:hAnsi="Times New Roman" w:cs="Times New Roman"/>
          <w:color w:val="000000" w:themeColor="text1"/>
          <w:sz w:val="24"/>
          <w:szCs w:val="24"/>
        </w:rPr>
        <w:t>We</w:t>
      </w:r>
      <w:r w:rsidR="00683003" w:rsidRPr="004C4657">
        <w:rPr>
          <w:rFonts w:ascii="Times New Roman" w:hAnsi="Times New Roman" w:cs="Times New Roman"/>
          <w:color w:val="000000" w:themeColor="text1"/>
          <w:sz w:val="24"/>
          <w:szCs w:val="24"/>
        </w:rPr>
        <w:t xml:space="preserve"> also</w:t>
      </w:r>
      <w:r w:rsidR="007A5CCB" w:rsidRPr="0032729B">
        <w:rPr>
          <w:rFonts w:ascii="Times New Roman" w:hAnsi="Times New Roman" w:cs="Times New Roman"/>
          <w:color w:val="000000" w:themeColor="text1"/>
          <w:sz w:val="24"/>
          <w:szCs w:val="24"/>
        </w:rPr>
        <w:t xml:space="preserve"> performed data analysis </w:t>
      </w:r>
      <w:r w:rsidR="00E655FB">
        <w:rPr>
          <w:rFonts w:ascii="Times New Roman" w:hAnsi="Times New Roman" w:cs="Times New Roman"/>
          <w:color w:val="000000" w:themeColor="text1"/>
          <w:sz w:val="24"/>
          <w:szCs w:val="24"/>
        </w:rPr>
        <w:t xml:space="preserve">and </w:t>
      </w:r>
      <w:r w:rsidR="00E655FB" w:rsidRPr="0032729B">
        <w:rPr>
          <w:rFonts w:ascii="Times New Roman" w:hAnsi="Times New Roman" w:cs="Times New Roman"/>
          <w:color w:val="000000" w:themeColor="text1"/>
          <w:sz w:val="24"/>
          <w:szCs w:val="24"/>
        </w:rPr>
        <w:t xml:space="preserve">visualization </w:t>
      </w:r>
      <w:r w:rsidR="000D235C" w:rsidRPr="004C4657">
        <w:rPr>
          <w:rFonts w:ascii="Times New Roman" w:hAnsi="Times New Roman" w:cs="Times New Roman"/>
          <w:color w:val="000000" w:themeColor="text1"/>
          <w:sz w:val="24"/>
          <w:szCs w:val="24"/>
        </w:rPr>
        <w:t xml:space="preserve">based </w:t>
      </w:r>
      <w:r w:rsidR="007A5CCB" w:rsidRPr="0032729B">
        <w:rPr>
          <w:rFonts w:ascii="Times New Roman" w:hAnsi="Times New Roman" w:cs="Times New Roman"/>
          <w:color w:val="000000" w:themeColor="text1"/>
          <w:sz w:val="24"/>
          <w:szCs w:val="24"/>
        </w:rPr>
        <w:t>on</w:t>
      </w:r>
      <w:r w:rsidR="000D235C" w:rsidRPr="004C4657">
        <w:rPr>
          <w:rFonts w:ascii="Times New Roman" w:hAnsi="Times New Roman" w:cs="Times New Roman"/>
          <w:color w:val="000000" w:themeColor="text1"/>
          <w:sz w:val="24"/>
          <w:szCs w:val="24"/>
        </w:rPr>
        <w:t xml:space="preserve"> the</w:t>
      </w:r>
      <w:r w:rsidR="007A5CCB" w:rsidRPr="0032729B">
        <w:rPr>
          <w:rFonts w:ascii="Times New Roman" w:hAnsi="Times New Roman" w:cs="Times New Roman"/>
          <w:color w:val="000000" w:themeColor="text1"/>
          <w:sz w:val="24"/>
          <w:szCs w:val="24"/>
        </w:rPr>
        <w:t xml:space="preserve"> key </w:t>
      </w:r>
      <w:r w:rsidR="000D235C" w:rsidRPr="004C4657">
        <w:rPr>
          <w:rFonts w:ascii="Times New Roman" w:hAnsi="Times New Roman" w:cs="Times New Roman"/>
          <w:color w:val="000000" w:themeColor="text1"/>
          <w:sz w:val="24"/>
          <w:szCs w:val="24"/>
        </w:rPr>
        <w:t>features</w:t>
      </w:r>
      <w:r w:rsidR="00FB1D98" w:rsidRPr="004C4657">
        <w:rPr>
          <w:rFonts w:ascii="Times New Roman" w:hAnsi="Times New Roman" w:cs="Times New Roman"/>
          <w:color w:val="000000" w:themeColor="text1"/>
          <w:sz w:val="24"/>
          <w:szCs w:val="24"/>
        </w:rPr>
        <w:t xml:space="preserve"> </w:t>
      </w:r>
      <w:r w:rsidR="007A5CCB" w:rsidRPr="0032729B">
        <w:rPr>
          <w:rFonts w:ascii="Times New Roman" w:hAnsi="Times New Roman" w:cs="Times New Roman"/>
          <w:color w:val="000000" w:themeColor="text1"/>
          <w:sz w:val="24"/>
          <w:szCs w:val="24"/>
        </w:rPr>
        <w:t xml:space="preserve">of </w:t>
      </w:r>
      <w:r w:rsidR="000D235C" w:rsidRPr="004C4657">
        <w:rPr>
          <w:rFonts w:ascii="Times New Roman" w:hAnsi="Times New Roman" w:cs="Times New Roman"/>
          <w:color w:val="000000" w:themeColor="text1"/>
          <w:sz w:val="24"/>
          <w:szCs w:val="24"/>
        </w:rPr>
        <w:t xml:space="preserve">the collected </w:t>
      </w:r>
      <w:r w:rsidR="007A5CCB" w:rsidRPr="0032729B">
        <w:rPr>
          <w:rFonts w:ascii="Times New Roman" w:hAnsi="Times New Roman" w:cs="Times New Roman"/>
          <w:color w:val="000000" w:themeColor="text1"/>
          <w:sz w:val="24"/>
          <w:szCs w:val="24"/>
        </w:rPr>
        <w:t xml:space="preserve">antibody therapeutic </w:t>
      </w:r>
      <w:r w:rsidR="000D235C" w:rsidRPr="004C4657">
        <w:rPr>
          <w:rFonts w:ascii="Times New Roman" w:hAnsi="Times New Roman" w:cs="Times New Roman"/>
          <w:color w:val="000000" w:themeColor="text1"/>
          <w:sz w:val="24"/>
          <w:szCs w:val="24"/>
        </w:rPr>
        <w:t xml:space="preserve">information </w:t>
      </w:r>
      <w:r w:rsidR="007A5CCB" w:rsidRPr="0032729B">
        <w:rPr>
          <w:rFonts w:ascii="Times New Roman" w:hAnsi="Times New Roman" w:cs="Times New Roman"/>
          <w:color w:val="000000" w:themeColor="text1"/>
          <w:sz w:val="24"/>
          <w:szCs w:val="24"/>
        </w:rPr>
        <w:t xml:space="preserve">that </w:t>
      </w:r>
      <w:r w:rsidR="00C8353F">
        <w:rPr>
          <w:rFonts w:ascii="Times New Roman" w:hAnsi="Times New Roman" w:cs="Times New Roman"/>
          <w:color w:val="000000" w:themeColor="text1"/>
          <w:sz w:val="24"/>
          <w:szCs w:val="24"/>
        </w:rPr>
        <w:t>is</w:t>
      </w:r>
      <w:r w:rsidR="00C8353F" w:rsidRPr="0032729B">
        <w:rPr>
          <w:rFonts w:ascii="Times New Roman" w:hAnsi="Times New Roman" w:cs="Times New Roman"/>
          <w:color w:val="000000" w:themeColor="text1"/>
          <w:sz w:val="24"/>
          <w:szCs w:val="24"/>
        </w:rPr>
        <w:t xml:space="preserve"> </w:t>
      </w:r>
      <w:r w:rsidR="007A5CCB" w:rsidRPr="0032729B">
        <w:rPr>
          <w:rFonts w:ascii="Times New Roman" w:hAnsi="Times New Roman" w:cs="Times New Roman"/>
          <w:color w:val="000000" w:themeColor="text1"/>
          <w:sz w:val="24"/>
          <w:szCs w:val="24"/>
        </w:rPr>
        <w:t xml:space="preserve">most </w:t>
      </w:r>
      <w:r w:rsidR="000D235C" w:rsidRPr="004C4657">
        <w:rPr>
          <w:rFonts w:ascii="Times New Roman" w:hAnsi="Times New Roman" w:cs="Times New Roman"/>
          <w:color w:val="000000" w:themeColor="text1"/>
          <w:sz w:val="24"/>
          <w:szCs w:val="24"/>
        </w:rPr>
        <w:t xml:space="preserve">relevant to the </w:t>
      </w:r>
      <w:r w:rsidR="005D73BF">
        <w:rPr>
          <w:rFonts w:ascii="Times New Roman" w:hAnsi="Times New Roman" w:cs="Times New Roman"/>
          <w:color w:val="000000" w:themeColor="text1"/>
          <w:sz w:val="24"/>
          <w:szCs w:val="24"/>
        </w:rPr>
        <w:t>scientific</w:t>
      </w:r>
      <w:r w:rsidR="005D73BF" w:rsidRPr="004C4657">
        <w:rPr>
          <w:rFonts w:ascii="Times New Roman" w:hAnsi="Times New Roman" w:cs="Times New Roman"/>
          <w:color w:val="000000" w:themeColor="text1"/>
          <w:sz w:val="24"/>
          <w:szCs w:val="24"/>
        </w:rPr>
        <w:t xml:space="preserve"> </w:t>
      </w:r>
      <w:r w:rsidR="005D73BF">
        <w:rPr>
          <w:rFonts w:ascii="Times New Roman" w:hAnsi="Times New Roman" w:cs="Times New Roman"/>
          <w:color w:val="000000" w:themeColor="text1"/>
          <w:sz w:val="24"/>
          <w:szCs w:val="24"/>
        </w:rPr>
        <w:t>community and general public</w:t>
      </w:r>
      <w:r w:rsidR="000D235C" w:rsidRPr="004C4657">
        <w:rPr>
          <w:rFonts w:ascii="Times New Roman" w:hAnsi="Times New Roman" w:cs="Times New Roman"/>
          <w:color w:val="000000" w:themeColor="text1"/>
          <w:sz w:val="24"/>
          <w:szCs w:val="24"/>
        </w:rPr>
        <w:t>.</w:t>
      </w:r>
      <w:r w:rsidR="007A5CCB" w:rsidRPr="0032729B">
        <w:rPr>
          <w:rFonts w:ascii="Times New Roman" w:hAnsi="Times New Roman" w:cs="Times New Roman"/>
          <w:color w:val="000000" w:themeColor="text1"/>
          <w:sz w:val="24"/>
          <w:szCs w:val="24"/>
        </w:rPr>
        <w:t xml:space="preserve"> These include the number</w:t>
      </w:r>
      <w:r w:rsidR="00A02801">
        <w:rPr>
          <w:rFonts w:ascii="Times New Roman" w:hAnsi="Times New Roman" w:cs="Times New Roman"/>
          <w:color w:val="000000" w:themeColor="text1"/>
          <w:sz w:val="24"/>
          <w:szCs w:val="24"/>
        </w:rPr>
        <w:t>s</w:t>
      </w:r>
      <w:r w:rsidR="007A5CCB" w:rsidRPr="0032729B">
        <w:rPr>
          <w:rFonts w:ascii="Times New Roman" w:hAnsi="Times New Roman" w:cs="Times New Roman"/>
          <w:color w:val="000000" w:themeColor="text1"/>
          <w:sz w:val="24"/>
          <w:szCs w:val="24"/>
        </w:rPr>
        <w:t xml:space="preserve"> of </w:t>
      </w:r>
      <w:r w:rsidR="005052D6">
        <w:rPr>
          <w:rFonts w:ascii="Times New Roman" w:hAnsi="Times New Roman" w:cs="Times New Roman"/>
          <w:color w:val="000000" w:themeColor="text1"/>
          <w:sz w:val="24"/>
          <w:szCs w:val="24"/>
        </w:rPr>
        <w:t xml:space="preserve">therapeutic </w:t>
      </w:r>
      <w:r w:rsidR="00683003" w:rsidRPr="004C4657">
        <w:rPr>
          <w:rFonts w:ascii="Times New Roman" w:hAnsi="Times New Roman" w:cs="Times New Roman"/>
          <w:color w:val="000000" w:themeColor="text1"/>
          <w:sz w:val="24"/>
          <w:szCs w:val="24"/>
        </w:rPr>
        <w:t>targets</w:t>
      </w:r>
      <w:r w:rsidR="007A5CCB" w:rsidRPr="0032729B">
        <w:rPr>
          <w:rFonts w:ascii="Times New Roman" w:hAnsi="Times New Roman" w:cs="Times New Roman"/>
          <w:color w:val="000000" w:themeColor="text1"/>
          <w:sz w:val="24"/>
          <w:szCs w:val="24"/>
        </w:rPr>
        <w:t>, format</w:t>
      </w:r>
      <w:r w:rsidR="00A02801">
        <w:rPr>
          <w:rFonts w:ascii="Times New Roman" w:hAnsi="Times New Roman" w:cs="Times New Roman"/>
          <w:color w:val="000000" w:themeColor="text1"/>
          <w:sz w:val="24"/>
          <w:szCs w:val="24"/>
        </w:rPr>
        <w:t>s,</w:t>
      </w:r>
      <w:r w:rsidR="007A5CCB" w:rsidRPr="0032729B">
        <w:rPr>
          <w:rFonts w:ascii="Times New Roman" w:hAnsi="Times New Roman" w:cs="Times New Roman"/>
          <w:color w:val="000000" w:themeColor="text1"/>
          <w:sz w:val="24"/>
          <w:szCs w:val="24"/>
        </w:rPr>
        <w:t xml:space="preserve"> and </w:t>
      </w:r>
      <w:r w:rsidR="00BA69E1">
        <w:rPr>
          <w:rFonts w:ascii="Times New Roman" w:hAnsi="Times New Roman" w:cs="Times New Roman"/>
          <w:color w:val="000000" w:themeColor="text1"/>
          <w:sz w:val="24"/>
          <w:szCs w:val="24"/>
        </w:rPr>
        <w:lastRenderedPageBreak/>
        <w:t>program</w:t>
      </w:r>
      <w:r w:rsidR="00BA69E1" w:rsidRPr="0032729B">
        <w:rPr>
          <w:rFonts w:ascii="Times New Roman" w:hAnsi="Times New Roman" w:cs="Times New Roman"/>
          <w:color w:val="000000" w:themeColor="text1"/>
          <w:sz w:val="24"/>
          <w:szCs w:val="24"/>
        </w:rPr>
        <w:t xml:space="preserve"> </w:t>
      </w:r>
      <w:r w:rsidR="005E28E6">
        <w:rPr>
          <w:rFonts w:ascii="Times New Roman" w:hAnsi="Times New Roman" w:cs="Times New Roman"/>
          <w:color w:val="000000" w:themeColor="text1"/>
          <w:sz w:val="24"/>
          <w:szCs w:val="24"/>
        </w:rPr>
        <w:t xml:space="preserve">development </w:t>
      </w:r>
      <w:r w:rsidR="007A5CCB" w:rsidRPr="0032729B">
        <w:rPr>
          <w:rFonts w:ascii="Times New Roman" w:hAnsi="Times New Roman" w:cs="Times New Roman"/>
          <w:color w:val="000000" w:themeColor="text1"/>
          <w:sz w:val="24"/>
          <w:szCs w:val="24"/>
        </w:rPr>
        <w:t>status of the antibod</w:t>
      </w:r>
      <w:r w:rsidR="00683003" w:rsidRPr="004C4657">
        <w:rPr>
          <w:rFonts w:ascii="Times New Roman" w:hAnsi="Times New Roman" w:cs="Times New Roman"/>
          <w:color w:val="000000" w:themeColor="text1"/>
          <w:sz w:val="24"/>
          <w:szCs w:val="24"/>
        </w:rPr>
        <w:t>y therapeutics</w:t>
      </w:r>
      <w:r w:rsidR="007A5CCB" w:rsidRPr="0032729B">
        <w:rPr>
          <w:rFonts w:ascii="Times New Roman" w:hAnsi="Times New Roman" w:cs="Times New Roman"/>
          <w:color w:val="000000" w:themeColor="text1"/>
          <w:sz w:val="24"/>
          <w:szCs w:val="24"/>
        </w:rPr>
        <w:t xml:space="preserve">. </w:t>
      </w:r>
      <w:r w:rsidR="00683003" w:rsidRPr="004C4657">
        <w:rPr>
          <w:rFonts w:ascii="Times New Roman" w:hAnsi="Times New Roman" w:cs="Times New Roman"/>
          <w:color w:val="000000" w:themeColor="text1"/>
          <w:sz w:val="24"/>
          <w:szCs w:val="24"/>
        </w:rPr>
        <w:t>In addition, w</w:t>
      </w:r>
      <w:r w:rsidR="007A5CCB" w:rsidRPr="0032729B">
        <w:rPr>
          <w:rFonts w:ascii="Times New Roman" w:hAnsi="Times New Roman" w:cs="Times New Roman"/>
          <w:color w:val="000000" w:themeColor="text1"/>
          <w:sz w:val="24"/>
          <w:szCs w:val="24"/>
        </w:rPr>
        <w:t xml:space="preserve">e plotted the distribution of </w:t>
      </w:r>
      <w:r w:rsidR="007F749D">
        <w:rPr>
          <w:rFonts w:ascii="Times New Roman" w:hAnsi="Times New Roman" w:cs="Times New Roman"/>
          <w:color w:val="000000" w:themeColor="text1"/>
          <w:sz w:val="24"/>
          <w:szCs w:val="24"/>
        </w:rPr>
        <w:t>program</w:t>
      </w:r>
      <w:r w:rsidR="005E28E6">
        <w:rPr>
          <w:rFonts w:ascii="Times New Roman" w:hAnsi="Times New Roman" w:cs="Times New Roman"/>
          <w:color w:val="000000" w:themeColor="text1"/>
          <w:sz w:val="24"/>
          <w:szCs w:val="24"/>
        </w:rPr>
        <w:t xml:space="preserve"> development</w:t>
      </w:r>
      <w:r w:rsidR="007F749D">
        <w:rPr>
          <w:rFonts w:ascii="Times New Roman" w:hAnsi="Times New Roman" w:cs="Times New Roman"/>
          <w:color w:val="000000" w:themeColor="text1"/>
          <w:sz w:val="24"/>
          <w:szCs w:val="24"/>
        </w:rPr>
        <w:t xml:space="preserve"> </w:t>
      </w:r>
      <w:r w:rsidR="007A5CCB" w:rsidRPr="0032729B">
        <w:rPr>
          <w:rFonts w:ascii="Times New Roman" w:hAnsi="Times New Roman" w:cs="Times New Roman"/>
          <w:color w:val="000000" w:themeColor="text1"/>
          <w:sz w:val="24"/>
          <w:szCs w:val="24"/>
        </w:rPr>
        <w:t xml:space="preserve">status by country to </w:t>
      </w:r>
      <w:r w:rsidR="007F749D">
        <w:rPr>
          <w:rFonts w:ascii="Times New Roman" w:hAnsi="Times New Roman" w:cs="Times New Roman"/>
          <w:color w:val="000000" w:themeColor="text1"/>
          <w:sz w:val="24"/>
          <w:szCs w:val="24"/>
        </w:rPr>
        <w:t>track</w:t>
      </w:r>
      <w:r w:rsidR="007F749D" w:rsidRPr="0032729B">
        <w:rPr>
          <w:rFonts w:ascii="Times New Roman" w:hAnsi="Times New Roman" w:cs="Times New Roman"/>
          <w:color w:val="000000" w:themeColor="text1"/>
          <w:sz w:val="24"/>
          <w:szCs w:val="24"/>
        </w:rPr>
        <w:t xml:space="preserve"> </w:t>
      </w:r>
      <w:r w:rsidR="007A5CCB" w:rsidRPr="0032729B">
        <w:rPr>
          <w:rFonts w:ascii="Times New Roman" w:hAnsi="Times New Roman" w:cs="Times New Roman"/>
          <w:color w:val="000000" w:themeColor="text1"/>
          <w:sz w:val="24"/>
          <w:szCs w:val="24"/>
        </w:rPr>
        <w:t xml:space="preserve">the progress of </w:t>
      </w:r>
      <w:r w:rsidR="002310E0">
        <w:rPr>
          <w:rFonts w:ascii="Times New Roman" w:hAnsi="Times New Roman" w:cs="Times New Roman"/>
          <w:color w:val="000000" w:themeColor="text1"/>
          <w:sz w:val="24"/>
          <w:szCs w:val="24"/>
        </w:rPr>
        <w:t>COVID-19 antibody therapeutics programs in different</w:t>
      </w:r>
      <w:r w:rsidR="007A5CCB" w:rsidRPr="0032729B">
        <w:rPr>
          <w:rFonts w:ascii="Times New Roman" w:hAnsi="Times New Roman" w:cs="Times New Roman"/>
          <w:color w:val="000000" w:themeColor="text1"/>
          <w:sz w:val="24"/>
          <w:szCs w:val="24"/>
        </w:rPr>
        <w:t xml:space="preserve"> countr</w:t>
      </w:r>
      <w:r w:rsidR="00683003" w:rsidRPr="004C4657">
        <w:rPr>
          <w:rFonts w:ascii="Times New Roman" w:hAnsi="Times New Roman" w:cs="Times New Roman"/>
          <w:color w:val="000000" w:themeColor="text1"/>
          <w:sz w:val="24"/>
          <w:szCs w:val="24"/>
        </w:rPr>
        <w:t>ies</w:t>
      </w:r>
      <w:r w:rsidR="007A5CCB" w:rsidRPr="0032729B">
        <w:rPr>
          <w:rFonts w:ascii="Times New Roman" w:hAnsi="Times New Roman" w:cs="Times New Roman"/>
          <w:color w:val="000000" w:themeColor="text1"/>
          <w:sz w:val="24"/>
          <w:szCs w:val="24"/>
        </w:rPr>
        <w:t xml:space="preserve">. </w:t>
      </w:r>
    </w:p>
    <w:p w14:paraId="498E2B0D" w14:textId="07BAE019" w:rsidR="00092535" w:rsidRPr="0032729B" w:rsidRDefault="00092535">
      <w:pPr>
        <w:spacing w:before="120" w:after="120" w:line="480" w:lineRule="auto"/>
        <w:jc w:val="both"/>
        <w:rPr>
          <w:rFonts w:ascii="Times New Roman" w:hAnsi="Times New Roman" w:cs="Times New Roman"/>
          <w:color w:val="000000" w:themeColor="text1"/>
          <w:sz w:val="24"/>
          <w:szCs w:val="24"/>
        </w:rPr>
        <w:pPrChange w:id="47" w:author="Weihan Liu" w:date="2020-07-11T16:07:00Z">
          <w:pPr>
            <w:spacing w:before="120" w:after="120" w:line="360" w:lineRule="auto"/>
            <w:ind w:firstLine="720"/>
            <w:jc w:val="both"/>
          </w:pPr>
        </w:pPrChange>
      </w:pPr>
      <w:ins w:id="48" w:author="Weihan Liu" w:date="2020-07-11T16:05:00Z">
        <w:r>
          <w:rPr>
            <w:rFonts w:ascii="Times New Roman" w:hAnsi="Times New Roman" w:cs="Times New Roman"/>
            <w:noProof/>
            <w:color w:val="000000" w:themeColor="text1"/>
            <w:sz w:val="24"/>
            <w:szCs w:val="24"/>
          </w:rPr>
          <w:drawing>
            <wp:inline distT="0" distB="0" distL="0" distR="0" wp14:anchorId="175273BE" wp14:editId="5F9DEFF3">
              <wp:extent cx="5942533" cy="2011279"/>
              <wp:effectExtent l="0" t="0" r="127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rotWithShape="1">
                      <a:blip r:embed="rId10"/>
                      <a:srcRect t="6623" b="33208"/>
                      <a:stretch/>
                    </pic:blipFill>
                    <pic:spPr bwMode="auto">
                      <a:xfrm>
                        <a:off x="0" y="0"/>
                        <a:ext cx="5943600" cy="2011640"/>
                      </a:xfrm>
                      <a:prstGeom prst="rect">
                        <a:avLst/>
                      </a:prstGeom>
                      <a:ln>
                        <a:noFill/>
                      </a:ln>
                      <a:extLst>
                        <a:ext uri="{53640926-AAD7-44D8-BBD7-CCE9431645EC}">
                          <a14:shadowObscured xmlns:a14="http://schemas.microsoft.com/office/drawing/2010/main"/>
                        </a:ext>
                      </a:extLst>
                    </pic:spPr>
                  </pic:pic>
                </a:graphicData>
              </a:graphic>
            </wp:inline>
          </w:drawing>
        </w:r>
        <w:r w:rsidRPr="00092535">
          <w:rPr>
            <w:rFonts w:ascii="Times New Roman" w:hAnsi="Times New Roman" w:cs="Times New Roman"/>
            <w:color w:val="000000" w:themeColor="text1"/>
            <w:rPrChange w:id="49" w:author="Weihan Liu" w:date="2020-07-11T16:07:00Z">
              <w:rPr>
                <w:rFonts w:ascii="Times New Roman" w:hAnsi="Times New Roman" w:cs="Times New Roman"/>
                <w:color w:val="000000" w:themeColor="text1"/>
                <w:sz w:val="24"/>
                <w:szCs w:val="24"/>
              </w:rPr>
            </w:rPrChange>
          </w:rPr>
          <w:t>Figure 1.Process of building the COVID-19 Therapeutic Antibody Tracker</w:t>
        </w:r>
      </w:ins>
    </w:p>
    <w:p w14:paraId="0640BF5B" w14:textId="01053E46" w:rsidR="006E3C63" w:rsidRPr="004C4657" w:rsidDel="00092535" w:rsidRDefault="00683003">
      <w:pPr>
        <w:spacing w:before="120" w:after="120" w:line="480" w:lineRule="auto"/>
        <w:jc w:val="both"/>
        <w:rPr>
          <w:del w:id="50" w:author="Weihan Liu" w:date="2020-07-11T16:04:00Z"/>
          <w:rFonts w:ascii="Times New Roman" w:hAnsi="Times New Roman" w:cs="Times New Roman"/>
          <w:color w:val="000000" w:themeColor="text1"/>
          <w:sz w:val="24"/>
          <w:szCs w:val="24"/>
        </w:rPr>
        <w:pPrChange w:id="51" w:author="Xin Yu" w:date="2020-07-11T15:24:00Z">
          <w:pPr>
            <w:spacing w:before="120" w:after="120" w:line="360" w:lineRule="auto"/>
            <w:jc w:val="both"/>
          </w:pPr>
        </w:pPrChange>
      </w:pPr>
      <w:del w:id="52" w:author="Weihan Liu" w:date="2020-07-11T16:04:00Z">
        <w:r w:rsidRPr="004C4657" w:rsidDel="00092535">
          <w:rPr>
            <w:rStyle w:val="Strong"/>
            <w:rFonts w:ascii="Times New Roman" w:hAnsi="Times New Roman" w:cs="Times New Roman"/>
            <w:b w:val="0"/>
            <w:bCs w:val="0"/>
            <w:color w:val="000000" w:themeColor="text1"/>
            <w:sz w:val="24"/>
            <w:szCs w:val="24"/>
            <w:highlight w:val="yellow"/>
          </w:rPr>
          <w:delText xml:space="preserve">Other </w:delText>
        </w:r>
        <w:r w:rsidR="00D72B16" w:rsidRPr="004C4657" w:rsidDel="00092535">
          <w:rPr>
            <w:rStyle w:val="Strong"/>
            <w:rFonts w:ascii="Times New Roman" w:hAnsi="Times New Roman" w:cs="Times New Roman"/>
            <w:b w:val="0"/>
            <w:bCs w:val="0"/>
            <w:color w:val="000000" w:themeColor="text1"/>
            <w:sz w:val="24"/>
            <w:szCs w:val="24"/>
            <w:highlight w:val="yellow"/>
          </w:rPr>
          <w:delText>function</w:delText>
        </w:r>
        <w:r w:rsidRPr="004C4657" w:rsidDel="00092535">
          <w:rPr>
            <w:rStyle w:val="Strong"/>
            <w:rFonts w:ascii="Times New Roman" w:hAnsi="Times New Roman" w:cs="Times New Roman"/>
            <w:b w:val="0"/>
            <w:bCs w:val="0"/>
            <w:color w:val="000000" w:themeColor="text1"/>
            <w:sz w:val="24"/>
            <w:szCs w:val="24"/>
            <w:highlight w:val="yellow"/>
          </w:rPr>
          <w:delText>s</w:delText>
        </w:r>
        <w:r w:rsidR="00D72B16" w:rsidRPr="004C4657" w:rsidDel="00092535">
          <w:rPr>
            <w:rStyle w:val="Strong"/>
            <w:rFonts w:ascii="Times New Roman" w:hAnsi="Times New Roman" w:cs="Times New Roman"/>
            <w:b w:val="0"/>
            <w:bCs w:val="0"/>
            <w:color w:val="000000" w:themeColor="text1"/>
            <w:sz w:val="24"/>
            <w:szCs w:val="24"/>
            <w:highlight w:val="yellow"/>
          </w:rPr>
          <w:delText xml:space="preserve"> of the “Tracker” </w:delText>
        </w:r>
        <w:r w:rsidRPr="004C4657" w:rsidDel="00092535">
          <w:rPr>
            <w:rStyle w:val="Strong"/>
            <w:rFonts w:ascii="Times New Roman" w:hAnsi="Times New Roman" w:cs="Times New Roman"/>
            <w:b w:val="0"/>
            <w:bCs w:val="0"/>
            <w:color w:val="000000" w:themeColor="text1"/>
            <w:sz w:val="24"/>
            <w:szCs w:val="24"/>
            <w:highlight w:val="yellow"/>
          </w:rPr>
          <w:delText>or other potential analysis we can offer? (Weihan/Xing)</w:delText>
        </w:r>
      </w:del>
    </w:p>
    <w:p w14:paraId="5C6FB04C" w14:textId="6587DC73" w:rsidR="00BF5A39" w:rsidRDefault="00BF5A39">
      <w:pPr>
        <w:spacing w:before="120" w:after="120" w:line="480" w:lineRule="auto"/>
        <w:jc w:val="both"/>
        <w:rPr>
          <w:rFonts w:ascii="Times New Roman" w:hAnsi="Times New Roman" w:cs="Times New Roman"/>
          <w:b/>
          <w:bCs/>
          <w:color w:val="000000" w:themeColor="text1"/>
          <w:sz w:val="24"/>
          <w:szCs w:val="24"/>
        </w:rPr>
        <w:pPrChange w:id="53" w:author="Xin Yu" w:date="2020-07-11T15:24:00Z">
          <w:pPr>
            <w:spacing w:before="120" w:after="120" w:line="360" w:lineRule="auto"/>
            <w:jc w:val="both"/>
          </w:pPr>
        </w:pPrChange>
      </w:pPr>
      <w:r w:rsidRPr="004C4657">
        <w:rPr>
          <w:rFonts w:ascii="Times New Roman" w:hAnsi="Times New Roman" w:cs="Times New Roman"/>
          <w:b/>
          <w:bCs/>
          <w:color w:val="000000" w:themeColor="text1"/>
          <w:sz w:val="24"/>
          <w:szCs w:val="24"/>
        </w:rPr>
        <w:t>Data analysis</w:t>
      </w:r>
    </w:p>
    <w:p w14:paraId="5C6BB911" w14:textId="17CBA645" w:rsidR="006C72FB" w:rsidRPr="006C72FB" w:rsidRDefault="006C72FB">
      <w:pPr>
        <w:spacing w:before="120" w:after="120" w:line="480" w:lineRule="auto"/>
        <w:ind w:firstLine="720"/>
        <w:jc w:val="both"/>
        <w:rPr>
          <w:rFonts w:ascii="Times New Roman" w:hAnsi="Times New Roman" w:cs="Times New Roman"/>
          <w:color w:val="000000" w:themeColor="text1"/>
          <w:sz w:val="24"/>
          <w:szCs w:val="24"/>
        </w:rPr>
        <w:pPrChange w:id="54" w:author="Xin Yu" w:date="2020-07-11T15:24:00Z">
          <w:pPr>
            <w:spacing w:before="120" w:after="120" w:line="360" w:lineRule="auto"/>
            <w:ind w:firstLine="720"/>
            <w:jc w:val="both"/>
          </w:pPr>
        </w:pPrChange>
      </w:pPr>
      <w:r w:rsidRPr="004C4657">
        <w:rPr>
          <w:rFonts w:ascii="Times New Roman" w:hAnsi="Times New Roman" w:cs="Times New Roman"/>
          <w:color w:val="000000" w:themeColor="text1"/>
          <w:sz w:val="24"/>
          <w:szCs w:val="24"/>
        </w:rPr>
        <w:t xml:space="preserve">To further elaborate the function of the “Tracker”, we </w:t>
      </w:r>
      <w:r w:rsidRPr="0032729B">
        <w:rPr>
          <w:rFonts w:ascii="Times New Roman" w:hAnsi="Times New Roman" w:cs="Times New Roman"/>
          <w:color w:val="000000" w:themeColor="text1"/>
          <w:sz w:val="24"/>
          <w:szCs w:val="24"/>
        </w:rPr>
        <w:t xml:space="preserve">performed data visualization and analysis </w:t>
      </w:r>
      <w:r w:rsidRPr="004C4657">
        <w:rPr>
          <w:rFonts w:ascii="Times New Roman" w:hAnsi="Times New Roman" w:cs="Times New Roman"/>
          <w:color w:val="000000" w:themeColor="text1"/>
          <w:sz w:val="24"/>
          <w:szCs w:val="24"/>
        </w:rPr>
        <w:t xml:space="preserve">based </w:t>
      </w:r>
      <w:r w:rsidRPr="0032729B">
        <w:rPr>
          <w:rFonts w:ascii="Times New Roman" w:hAnsi="Times New Roman" w:cs="Times New Roman"/>
          <w:color w:val="000000" w:themeColor="text1"/>
          <w:sz w:val="24"/>
          <w:szCs w:val="24"/>
        </w:rPr>
        <w:t>on</w:t>
      </w:r>
      <w:r w:rsidRPr="004C4657">
        <w:rPr>
          <w:rFonts w:ascii="Times New Roman" w:hAnsi="Times New Roman" w:cs="Times New Roman"/>
          <w:color w:val="000000" w:themeColor="text1"/>
          <w:sz w:val="24"/>
          <w:szCs w:val="24"/>
        </w:rPr>
        <w:t xml:space="preserve"> the</w:t>
      </w:r>
      <w:r w:rsidRPr="0032729B">
        <w:rPr>
          <w:rFonts w:ascii="Times New Roman" w:hAnsi="Times New Roman" w:cs="Times New Roman"/>
          <w:color w:val="000000" w:themeColor="text1"/>
          <w:sz w:val="24"/>
          <w:szCs w:val="24"/>
        </w:rPr>
        <w:t xml:space="preserve"> key </w:t>
      </w:r>
      <w:r w:rsidRPr="004C4657">
        <w:rPr>
          <w:rFonts w:ascii="Times New Roman" w:hAnsi="Times New Roman" w:cs="Times New Roman"/>
          <w:color w:val="000000" w:themeColor="text1"/>
          <w:sz w:val="24"/>
          <w:szCs w:val="24"/>
        </w:rPr>
        <w:t xml:space="preserve">features </w:t>
      </w:r>
      <w:r w:rsidRPr="0032729B">
        <w:rPr>
          <w:rFonts w:ascii="Times New Roman" w:hAnsi="Times New Roman" w:cs="Times New Roman"/>
          <w:color w:val="000000" w:themeColor="text1"/>
          <w:sz w:val="24"/>
          <w:szCs w:val="24"/>
        </w:rPr>
        <w:t xml:space="preserve">of </w:t>
      </w:r>
      <w:r w:rsidRPr="004C4657">
        <w:rPr>
          <w:rFonts w:ascii="Times New Roman" w:hAnsi="Times New Roman" w:cs="Times New Roman"/>
          <w:color w:val="000000" w:themeColor="text1"/>
          <w:sz w:val="24"/>
          <w:szCs w:val="24"/>
        </w:rPr>
        <w:t xml:space="preserve">the collected </w:t>
      </w:r>
      <w:r w:rsidRPr="0032729B">
        <w:rPr>
          <w:rFonts w:ascii="Times New Roman" w:hAnsi="Times New Roman" w:cs="Times New Roman"/>
          <w:color w:val="000000" w:themeColor="text1"/>
          <w:sz w:val="24"/>
          <w:szCs w:val="24"/>
        </w:rPr>
        <w:t xml:space="preserve">antibody therapeutic </w:t>
      </w:r>
      <w:r w:rsidRPr="004C4657">
        <w:rPr>
          <w:rFonts w:ascii="Times New Roman" w:hAnsi="Times New Roman" w:cs="Times New Roman"/>
          <w:color w:val="000000" w:themeColor="text1"/>
          <w:sz w:val="24"/>
          <w:szCs w:val="24"/>
        </w:rPr>
        <w:t>information</w:t>
      </w:r>
      <w:r>
        <w:rPr>
          <w:rFonts w:ascii="Times New Roman" w:hAnsi="Times New Roman" w:cs="Times New Roman"/>
          <w:color w:val="000000" w:themeColor="text1"/>
          <w:sz w:val="24"/>
          <w:szCs w:val="24"/>
        </w:rPr>
        <w:t>: including antibody targets, formats, and development status.</w:t>
      </w:r>
    </w:p>
    <w:p w14:paraId="28210C08" w14:textId="4D6FFDE3" w:rsidR="00CE7233" w:rsidRPr="00CE7233" w:rsidRDefault="00741489">
      <w:pPr>
        <w:pStyle w:val="ListParagraph"/>
        <w:numPr>
          <w:ilvl w:val="0"/>
          <w:numId w:val="7"/>
        </w:numPr>
        <w:spacing w:before="120" w:after="120" w:line="480" w:lineRule="auto"/>
        <w:jc w:val="both"/>
        <w:rPr>
          <w:b/>
          <w:bCs/>
          <w:color w:val="000000" w:themeColor="text1"/>
        </w:rPr>
        <w:pPrChange w:id="55" w:author="Xin Yu" w:date="2020-07-11T15:24:00Z">
          <w:pPr>
            <w:pStyle w:val="ListParagraph"/>
            <w:numPr>
              <w:numId w:val="7"/>
            </w:numPr>
            <w:spacing w:before="120" w:after="120" w:line="360" w:lineRule="auto"/>
            <w:ind w:hanging="360"/>
            <w:jc w:val="both"/>
          </w:pPr>
        </w:pPrChange>
      </w:pPr>
      <w:r>
        <w:rPr>
          <w:b/>
          <w:bCs/>
          <w:color w:val="000000" w:themeColor="text1"/>
        </w:rPr>
        <w:t>Antibody targets</w:t>
      </w:r>
    </w:p>
    <w:p w14:paraId="56215463" w14:textId="6FB233D4" w:rsidR="00E12BD9" w:rsidRPr="00C7154D" w:rsidRDefault="002B2185">
      <w:pPr>
        <w:spacing w:before="120" w:after="120" w:line="480" w:lineRule="auto"/>
        <w:ind w:firstLine="720"/>
        <w:jc w:val="both"/>
        <w:rPr>
          <w:rFonts w:ascii="Times New Roman" w:hAnsi="Times New Roman" w:cs="Times New Roman"/>
          <w:color w:val="000000" w:themeColor="text1"/>
          <w:sz w:val="24"/>
          <w:szCs w:val="24"/>
        </w:rPr>
        <w:pPrChange w:id="56" w:author="Xin Yu" w:date="2020-07-11T15:24:00Z">
          <w:pPr>
            <w:spacing w:before="120" w:after="120" w:line="360" w:lineRule="auto"/>
            <w:ind w:firstLine="720"/>
            <w:jc w:val="both"/>
          </w:pPr>
        </w:pPrChange>
      </w:pPr>
      <w:r>
        <w:rPr>
          <w:rFonts w:ascii="Times New Roman" w:hAnsi="Times New Roman" w:cs="Times New Roman"/>
          <w:color w:val="000000" w:themeColor="text1"/>
          <w:sz w:val="24"/>
          <w:szCs w:val="24"/>
        </w:rPr>
        <w:t>Neutralizing antibodies are an important component</w:t>
      </w:r>
      <w:ins w:id="57" w:author="Xiao Xiao" w:date="2020-07-10T17:52:00Z">
        <w:r w:rsidR="00C5700E">
          <w:rPr>
            <w:rFonts w:ascii="Times New Roman" w:hAnsi="Times New Roman" w:cs="Times New Roman"/>
            <w:color w:val="000000" w:themeColor="text1"/>
            <w:sz w:val="24"/>
            <w:szCs w:val="24"/>
          </w:rPr>
          <w:t>s</w:t>
        </w:r>
      </w:ins>
      <w:r>
        <w:rPr>
          <w:rFonts w:ascii="Times New Roman" w:hAnsi="Times New Roman" w:cs="Times New Roman"/>
          <w:color w:val="000000" w:themeColor="text1"/>
          <w:sz w:val="24"/>
          <w:szCs w:val="24"/>
        </w:rPr>
        <w:t xml:space="preserve"> in host immune responses to viral pathogens</w:t>
      </w:r>
      <w:r w:rsidR="00BF6553">
        <w:rPr>
          <w:rFonts w:ascii="Times New Roman" w:hAnsi="Times New Roman" w:cs="Times New Roman"/>
          <w:color w:val="000000" w:themeColor="text1"/>
          <w:sz w:val="24"/>
          <w:szCs w:val="24"/>
        </w:rPr>
        <w:t xml:space="preserve"> </w:t>
      </w:r>
      <w:r w:rsidR="00320343">
        <w:rPr>
          <w:rFonts w:ascii="Times New Roman" w:hAnsi="Times New Roman" w:cs="Times New Roman"/>
          <w:color w:val="000000" w:themeColor="text1"/>
          <w:sz w:val="24"/>
          <w:szCs w:val="24"/>
        </w:rPr>
        <w:fldChar w:fldCharType="begin"/>
      </w:r>
      <w:r w:rsidR="0085085D">
        <w:rPr>
          <w:rFonts w:ascii="Times New Roman" w:hAnsi="Times New Roman" w:cs="Times New Roman"/>
          <w:color w:val="000000" w:themeColor="text1"/>
          <w:sz w:val="24"/>
          <w:szCs w:val="24"/>
        </w:rPr>
        <w:instrText xml:space="preserve"> ADDIN EN.CITE &lt;EndNote&gt;&lt;Cite&gt;&lt;Author&gt;Ho&lt;/Author&gt;&lt;Year&gt;2020&lt;/Year&gt;&lt;RecNum&gt;3059&lt;/RecNum&gt;&lt;DisplayText&gt;[1]&lt;/DisplayText&gt;&lt;record&gt;&lt;rec-number&gt;3059&lt;/rec-number&gt;&lt;foreign-keys&gt;&lt;key app="EN" db-id="2z5wddev3xpz25evdr2vx9verfz0pa0055zs" timestamp="1594368260"&gt;3059&lt;/key&gt;&lt;/foreign-keys&gt;&lt;ref-type name="Journal Article"&gt;17&lt;/ref-type&gt;&lt;contributors&gt;&lt;authors&gt;&lt;author&gt;Ho, M.&lt;/author&gt;&lt;/authors&gt;&lt;/contributors&gt;&lt;auth-address&gt;Laboratory of Molecular Biology, National Cancer Institute, Bethesda, MD, USA.&lt;/auth-address&gt;&lt;titles&gt;&lt;title&gt;Perspectives on the development of neutralizing antibodies against SARS-CoV-2&lt;/title&gt;&lt;secondary-title&gt;Antib Ther&lt;/secondary-title&gt;&lt;/titles&gt;&lt;periodical&gt;&lt;full-title&gt;Antib Ther&lt;/full-title&gt;&lt;/periodical&gt;&lt;pages&gt;109-114&lt;/pages&gt;&lt;volume&gt;3&lt;/volume&gt;&lt;number&gt;2&lt;/number&gt;&lt;keywords&gt;&lt;keyword&gt;Covid-19&lt;/keyword&gt;&lt;keyword&gt;SARS-CoV&lt;/keyword&gt;&lt;keyword&gt;SARS-CoV-2&lt;/keyword&gt;&lt;keyword&gt;neutralizing antibody&lt;/keyword&gt;&lt;keyword&gt;spike (S) protein&lt;/keyword&gt;&lt;/keywords&gt;&lt;dates&gt;&lt;year&gt;2020&lt;/year&gt;&lt;pub-dates&gt;&lt;date&gt;Apr&lt;/date&gt;&lt;/pub-dates&gt;&lt;/dates&gt;&lt;isbn&gt;2516-4236 (Electronic)&amp;#xD;2516-4236 (Linking)&lt;/isbn&gt;&lt;accession-num&gt;32566896&lt;/accession-num&gt;&lt;urls&gt;&lt;related-urls&gt;&lt;url&gt;https://www.ncbi.nlm.nih.gov/pubmed/32566896&lt;/url&gt;&lt;/related-urls&gt;&lt;/urls&gt;&lt;custom2&gt;PMC7291920&lt;/custom2&gt;&lt;electronic-resource-num&gt;10.1093/abt/tbaa009&lt;/electronic-resource-num&gt;&lt;/record&gt;&lt;/Cite&gt;&lt;/EndNote&gt;</w:instrText>
      </w:r>
      <w:r w:rsidR="00320343">
        <w:rPr>
          <w:rFonts w:ascii="Times New Roman" w:hAnsi="Times New Roman" w:cs="Times New Roman"/>
          <w:color w:val="000000" w:themeColor="text1"/>
          <w:sz w:val="24"/>
          <w:szCs w:val="24"/>
        </w:rPr>
        <w:fldChar w:fldCharType="separate"/>
      </w:r>
      <w:r w:rsidR="0085085D">
        <w:rPr>
          <w:rFonts w:ascii="Times New Roman" w:hAnsi="Times New Roman" w:cs="Times New Roman"/>
          <w:noProof/>
          <w:color w:val="000000" w:themeColor="text1"/>
          <w:sz w:val="24"/>
          <w:szCs w:val="24"/>
        </w:rPr>
        <w:t>[1]</w:t>
      </w:r>
      <w:r w:rsidR="00320343">
        <w:rPr>
          <w:rFonts w:ascii="Times New Roman" w:hAnsi="Times New Roman" w:cs="Times New Roman"/>
          <w:color w:val="000000" w:themeColor="text1"/>
          <w:sz w:val="24"/>
          <w:szCs w:val="24"/>
        </w:rPr>
        <w:fldChar w:fldCharType="end"/>
      </w:r>
      <w:r w:rsidR="00320343" w:rsidRPr="00320343">
        <w:rPr>
          <w:rFonts w:ascii="Times New Roman" w:hAnsi="Times New Roman" w:cs="Times New Roman"/>
          <w:color w:val="000000" w:themeColor="text1"/>
          <w:sz w:val="24"/>
          <w:szCs w:val="24"/>
        </w:rPr>
        <w:t>.</w:t>
      </w:r>
      <w:r w:rsidR="0032034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9397F" w:rsidRPr="0009397F">
        <w:rPr>
          <w:rFonts w:ascii="Times New Roman" w:hAnsi="Times New Roman" w:cs="Times New Roman"/>
          <w:color w:val="000000" w:themeColor="text1"/>
          <w:sz w:val="24"/>
          <w:szCs w:val="24"/>
        </w:rPr>
        <w:t>As an enveloped single</w:t>
      </w:r>
      <w:ins w:id="58" w:author="Xiao Xiao" w:date="2020-07-10T17:53:00Z">
        <w:r w:rsidR="005E760F">
          <w:rPr>
            <w:rFonts w:ascii="Times New Roman" w:hAnsi="Times New Roman" w:cs="Times New Roman"/>
            <w:color w:val="000000" w:themeColor="text1"/>
            <w:sz w:val="24"/>
            <w:szCs w:val="24"/>
          </w:rPr>
          <w:t>-</w:t>
        </w:r>
      </w:ins>
      <w:del w:id="59" w:author="Xiao Xiao" w:date="2020-07-10T17:53:00Z">
        <w:r w:rsidR="0009397F" w:rsidRPr="0009397F" w:rsidDel="005E760F">
          <w:rPr>
            <w:rFonts w:ascii="Times New Roman" w:hAnsi="Times New Roman" w:cs="Times New Roman"/>
            <w:color w:val="000000" w:themeColor="text1"/>
            <w:sz w:val="24"/>
            <w:szCs w:val="24"/>
          </w:rPr>
          <w:delText xml:space="preserve"> </w:delText>
        </w:r>
      </w:del>
      <w:r w:rsidR="0009397F" w:rsidRPr="0009397F">
        <w:rPr>
          <w:rFonts w:ascii="Times New Roman" w:hAnsi="Times New Roman" w:cs="Times New Roman"/>
          <w:color w:val="000000" w:themeColor="text1"/>
          <w:sz w:val="24"/>
          <w:szCs w:val="24"/>
        </w:rPr>
        <w:t xml:space="preserve">strand RNA virus, SARS-CoV-2 enters into a human cell through its </w:t>
      </w:r>
      <w:r w:rsidR="00437949">
        <w:rPr>
          <w:rFonts w:ascii="Times New Roman" w:hAnsi="Times New Roman" w:cs="Times New Roman"/>
          <w:color w:val="000000" w:themeColor="text1"/>
          <w:sz w:val="24"/>
          <w:szCs w:val="24"/>
        </w:rPr>
        <w:t>spike (</w:t>
      </w:r>
      <w:r w:rsidR="0009397F" w:rsidRPr="0009397F">
        <w:rPr>
          <w:rFonts w:ascii="Times New Roman" w:hAnsi="Times New Roman" w:cs="Times New Roman"/>
          <w:color w:val="000000" w:themeColor="text1"/>
          <w:sz w:val="24"/>
          <w:szCs w:val="24"/>
        </w:rPr>
        <w:t>S</w:t>
      </w:r>
      <w:r w:rsidR="00437949">
        <w:rPr>
          <w:rFonts w:ascii="Times New Roman" w:hAnsi="Times New Roman" w:cs="Times New Roman"/>
          <w:color w:val="000000" w:themeColor="text1"/>
          <w:sz w:val="24"/>
          <w:szCs w:val="24"/>
        </w:rPr>
        <w:t>)</w:t>
      </w:r>
      <w:r w:rsidR="0009397F" w:rsidRPr="0009397F">
        <w:rPr>
          <w:rFonts w:ascii="Times New Roman" w:hAnsi="Times New Roman" w:cs="Times New Roman"/>
          <w:color w:val="000000" w:themeColor="text1"/>
          <w:sz w:val="24"/>
          <w:szCs w:val="24"/>
        </w:rPr>
        <w:t xml:space="preserve"> protein binding to angiotensin-converting enzyme 2 (ACE2)</w:t>
      </w:r>
      <w:r w:rsidR="00BF6553">
        <w:rPr>
          <w:rFonts w:ascii="Times New Roman" w:hAnsi="Times New Roman" w:cs="Times New Roman"/>
          <w:color w:val="000000" w:themeColor="text1"/>
          <w:sz w:val="24"/>
          <w:szCs w:val="24"/>
        </w:rPr>
        <w:t xml:space="preserve"> </w:t>
      </w:r>
      <w:r w:rsidR="00F27A09">
        <w:rPr>
          <w:rFonts w:ascii="Times New Roman" w:hAnsi="Times New Roman" w:cs="Times New Roman"/>
          <w:color w:val="000000" w:themeColor="text1"/>
          <w:sz w:val="24"/>
          <w:szCs w:val="24"/>
        </w:rPr>
        <w:fldChar w:fldCharType="begin">
          <w:fldData xml:space="preserve">PEVuZE5vdGU+PENpdGU+PEF1dGhvcj5XYW48L0F1dGhvcj48WWVhcj4yMDIwPC9ZZWFyPjxSZWNO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</w:fldData>
        </w:fldChar>
      </w:r>
      <w:r w:rsidR="0085085D">
        <w:rPr>
          <w:rFonts w:ascii="Times New Roman" w:hAnsi="Times New Roman" w:cs="Times New Roman"/>
          <w:color w:val="000000" w:themeColor="text1"/>
          <w:sz w:val="24"/>
          <w:szCs w:val="24"/>
        </w:rPr>
        <w:instrText xml:space="preserve"> ADDIN EN.CITE </w:instrText>
      </w:r>
      <w:r w:rsidR="0085085D">
        <w:rPr>
          <w:rFonts w:ascii="Times New Roman" w:hAnsi="Times New Roman" w:cs="Times New Roman"/>
          <w:color w:val="000000" w:themeColor="text1"/>
          <w:sz w:val="24"/>
          <w:szCs w:val="24"/>
        </w:rPr>
        <w:fldChar w:fldCharType="begin">
          <w:fldData xml:space="preserve">PEVuZE5vdGU+PENpdGU+PEF1dGhvcj5XYW48L0F1dGhvcj48WWVhcj4yMDIwPC9ZZWFyPjxSZWNO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</w:fldData>
        </w:fldChar>
      </w:r>
      <w:r w:rsidR="0085085D">
        <w:rPr>
          <w:rFonts w:ascii="Times New Roman" w:hAnsi="Times New Roman" w:cs="Times New Roman"/>
          <w:color w:val="000000" w:themeColor="text1"/>
          <w:sz w:val="24"/>
          <w:szCs w:val="24"/>
        </w:rPr>
        <w:instrText xml:space="preserve"> ADDIN EN.CITE.DATA </w:instrText>
      </w:r>
      <w:r w:rsidR="0085085D">
        <w:rPr>
          <w:rFonts w:ascii="Times New Roman" w:hAnsi="Times New Roman" w:cs="Times New Roman"/>
          <w:color w:val="000000" w:themeColor="text1"/>
          <w:sz w:val="24"/>
          <w:szCs w:val="24"/>
        </w:rPr>
      </w:r>
      <w:r w:rsidR="0085085D">
        <w:rPr>
          <w:rFonts w:ascii="Times New Roman" w:hAnsi="Times New Roman" w:cs="Times New Roman"/>
          <w:color w:val="000000" w:themeColor="text1"/>
          <w:sz w:val="24"/>
          <w:szCs w:val="24"/>
        </w:rPr>
        <w:fldChar w:fldCharType="end"/>
      </w:r>
      <w:r w:rsidR="00F27A09">
        <w:rPr>
          <w:rFonts w:ascii="Times New Roman" w:hAnsi="Times New Roman" w:cs="Times New Roman"/>
          <w:color w:val="000000" w:themeColor="text1"/>
          <w:sz w:val="24"/>
          <w:szCs w:val="24"/>
        </w:rPr>
      </w:r>
      <w:r w:rsidR="00F27A09">
        <w:rPr>
          <w:rFonts w:ascii="Times New Roman" w:hAnsi="Times New Roman" w:cs="Times New Roman"/>
          <w:color w:val="000000" w:themeColor="text1"/>
          <w:sz w:val="24"/>
          <w:szCs w:val="24"/>
        </w:rPr>
        <w:fldChar w:fldCharType="separate"/>
      </w:r>
      <w:r w:rsidR="0085085D">
        <w:rPr>
          <w:rFonts w:ascii="Times New Roman" w:hAnsi="Times New Roman" w:cs="Times New Roman"/>
          <w:noProof/>
          <w:color w:val="000000" w:themeColor="text1"/>
          <w:sz w:val="24"/>
          <w:szCs w:val="24"/>
        </w:rPr>
        <w:t>[2, 3]</w:t>
      </w:r>
      <w:r w:rsidR="00F27A09">
        <w:rPr>
          <w:rFonts w:ascii="Times New Roman" w:hAnsi="Times New Roman" w:cs="Times New Roman"/>
          <w:color w:val="000000" w:themeColor="text1"/>
          <w:sz w:val="24"/>
          <w:szCs w:val="24"/>
        </w:rPr>
        <w:fldChar w:fldCharType="end"/>
      </w:r>
      <w:r w:rsidR="00E214A0">
        <w:rPr>
          <w:rFonts w:ascii="Times New Roman" w:hAnsi="Times New Roman" w:cs="Times New Roman"/>
          <w:color w:val="000000" w:themeColor="text1"/>
          <w:sz w:val="24"/>
          <w:szCs w:val="24"/>
        </w:rPr>
        <w:t>.</w:t>
      </w:r>
      <w:r w:rsidR="0009397F">
        <w:rPr>
          <w:rFonts w:ascii="Times New Roman" w:hAnsi="Times New Roman" w:cs="Times New Roman"/>
          <w:color w:val="000000" w:themeColor="text1"/>
          <w:sz w:val="24"/>
          <w:szCs w:val="24"/>
        </w:rPr>
        <w:t xml:space="preserve"> </w:t>
      </w:r>
      <w:r w:rsidR="0009397F" w:rsidRPr="0009397F">
        <w:rPr>
          <w:rFonts w:ascii="Times New Roman" w:hAnsi="Times New Roman" w:cs="Times New Roman"/>
          <w:color w:val="000000" w:themeColor="text1"/>
          <w:sz w:val="24"/>
          <w:szCs w:val="24"/>
        </w:rPr>
        <w:t>Therefore, the S protein</w:t>
      </w:r>
      <w:r w:rsidR="0009397F">
        <w:rPr>
          <w:rFonts w:ascii="Times New Roman" w:hAnsi="Times New Roman" w:cs="Times New Roman"/>
          <w:color w:val="000000" w:themeColor="text1"/>
          <w:sz w:val="24"/>
          <w:szCs w:val="24"/>
        </w:rPr>
        <w:t xml:space="preserve">, especially </w:t>
      </w:r>
      <w:r w:rsidR="0009397F" w:rsidRPr="0009397F">
        <w:rPr>
          <w:rFonts w:ascii="Times New Roman" w:hAnsi="Times New Roman" w:cs="Times New Roman"/>
          <w:color w:val="000000" w:themeColor="text1"/>
          <w:sz w:val="24"/>
          <w:szCs w:val="24"/>
        </w:rPr>
        <w:t>the receptor binding domain (RBD)</w:t>
      </w:r>
      <w:r w:rsidR="0009397F">
        <w:rPr>
          <w:rFonts w:ascii="Times New Roman" w:hAnsi="Times New Roman" w:cs="Times New Roman"/>
          <w:color w:val="000000" w:themeColor="text1"/>
          <w:sz w:val="24"/>
          <w:szCs w:val="24"/>
        </w:rPr>
        <w:t>,</w:t>
      </w:r>
      <w:r w:rsidR="0009397F" w:rsidRPr="0009397F">
        <w:rPr>
          <w:rFonts w:ascii="Times New Roman" w:hAnsi="Times New Roman" w:cs="Times New Roman"/>
          <w:color w:val="000000" w:themeColor="text1"/>
          <w:sz w:val="24"/>
          <w:szCs w:val="24"/>
        </w:rPr>
        <w:t xml:space="preserve"> is the primary target for neutralizing antibodies.</w:t>
      </w:r>
      <w:r w:rsidR="00E12BD9">
        <w:rPr>
          <w:rFonts w:ascii="Times New Roman" w:hAnsi="Times New Roman" w:cs="Times New Roman"/>
          <w:color w:val="000000" w:themeColor="text1"/>
          <w:sz w:val="24"/>
          <w:szCs w:val="24"/>
        </w:rPr>
        <w:t xml:space="preserve"> </w:t>
      </w:r>
      <w:r w:rsidR="0010560B" w:rsidRPr="004C4657">
        <w:rPr>
          <w:rFonts w:ascii="Times New Roman" w:hAnsi="Times New Roman" w:cs="Times New Roman"/>
          <w:color w:val="000000" w:themeColor="text1"/>
          <w:sz w:val="24"/>
          <w:szCs w:val="24"/>
        </w:rPr>
        <w:t xml:space="preserve">As shown in </w:t>
      </w:r>
      <w:r w:rsidR="0010560B" w:rsidRPr="004C4657">
        <w:rPr>
          <w:rFonts w:ascii="Times New Roman" w:hAnsi="Times New Roman" w:cs="Times New Roman"/>
          <w:b/>
          <w:bCs/>
          <w:color w:val="000000" w:themeColor="text1"/>
          <w:sz w:val="24"/>
          <w:szCs w:val="24"/>
        </w:rPr>
        <w:t>Figure 2</w:t>
      </w:r>
      <w:r w:rsidR="000F03A6">
        <w:rPr>
          <w:rFonts w:ascii="Times New Roman" w:hAnsi="Times New Roman" w:cs="Times New Roman"/>
          <w:b/>
          <w:bCs/>
          <w:color w:val="000000" w:themeColor="text1"/>
          <w:sz w:val="24"/>
          <w:szCs w:val="24"/>
        </w:rPr>
        <w:t>A</w:t>
      </w:r>
      <w:r w:rsidR="0010560B" w:rsidRPr="004C4657">
        <w:rPr>
          <w:rFonts w:ascii="Times New Roman" w:hAnsi="Times New Roman" w:cs="Times New Roman"/>
          <w:color w:val="000000" w:themeColor="text1"/>
          <w:sz w:val="24"/>
          <w:szCs w:val="24"/>
        </w:rPr>
        <w:t xml:space="preserve">, the “Tracker” is currently tracking </w:t>
      </w:r>
      <w:r w:rsidR="0010560B">
        <w:rPr>
          <w:rFonts w:ascii="Times New Roman" w:hAnsi="Times New Roman" w:cs="Times New Roman"/>
          <w:color w:val="000000" w:themeColor="text1"/>
          <w:sz w:val="24"/>
          <w:szCs w:val="24"/>
        </w:rPr>
        <w:t>147</w:t>
      </w:r>
      <w:r w:rsidR="0010560B" w:rsidRPr="004C4657">
        <w:rPr>
          <w:rFonts w:ascii="Times New Roman" w:hAnsi="Times New Roman" w:cs="Times New Roman"/>
          <w:color w:val="000000" w:themeColor="text1"/>
          <w:sz w:val="24"/>
          <w:szCs w:val="24"/>
        </w:rPr>
        <w:t xml:space="preserve"> </w:t>
      </w:r>
      <w:r w:rsidR="0010560B" w:rsidRPr="004C4657">
        <w:rPr>
          <w:rFonts w:ascii="Times New Roman" w:hAnsi="Times New Roman" w:cs="Times New Roman"/>
          <w:color w:val="000000" w:themeColor="text1"/>
          <w:sz w:val="24"/>
          <w:szCs w:val="24"/>
          <w:shd w:val="clear" w:color="auto" w:fill="FFFFFF"/>
        </w:rPr>
        <w:t>programs and molecules</w:t>
      </w:r>
      <w:r w:rsidR="0010560B" w:rsidRPr="004C4657">
        <w:rPr>
          <w:rFonts w:ascii="Times New Roman" w:hAnsi="Times New Roman" w:cs="Times New Roman"/>
          <w:color w:val="000000" w:themeColor="text1"/>
          <w:sz w:val="24"/>
          <w:szCs w:val="24"/>
        </w:rPr>
        <w:t xml:space="preserve"> for COVID-19 interventions </w:t>
      </w:r>
      <w:r w:rsidR="0010560B">
        <w:rPr>
          <w:rFonts w:ascii="Times New Roman" w:hAnsi="Times New Roman" w:cs="Times New Roman"/>
          <w:color w:val="000000" w:themeColor="text1"/>
          <w:sz w:val="24"/>
          <w:szCs w:val="24"/>
        </w:rPr>
        <w:t>from discovery to</w:t>
      </w:r>
      <w:r w:rsidR="0010560B" w:rsidRPr="004C4657">
        <w:rPr>
          <w:rFonts w:ascii="Times New Roman" w:hAnsi="Times New Roman" w:cs="Times New Roman"/>
          <w:color w:val="000000" w:themeColor="text1"/>
          <w:sz w:val="24"/>
          <w:szCs w:val="24"/>
        </w:rPr>
        <w:t xml:space="preserve"> clinical development. </w:t>
      </w:r>
      <w:r w:rsidR="0010560B" w:rsidRPr="004C4657">
        <w:rPr>
          <w:rFonts w:ascii="Times New Roman" w:hAnsi="Times New Roman" w:cs="Times New Roman"/>
          <w:color w:val="000000" w:themeColor="text1"/>
          <w:sz w:val="24"/>
          <w:szCs w:val="24"/>
          <w:shd w:val="clear" w:color="auto" w:fill="FFFFFF"/>
        </w:rPr>
        <w:t xml:space="preserve">Among the programs and molecules, </w:t>
      </w:r>
      <w:r w:rsidR="0010560B">
        <w:rPr>
          <w:rFonts w:ascii="Times New Roman" w:hAnsi="Times New Roman" w:cs="Times New Roman"/>
          <w:color w:val="000000" w:themeColor="text1"/>
          <w:sz w:val="24"/>
          <w:szCs w:val="24"/>
          <w:shd w:val="clear" w:color="auto" w:fill="FFFFFF"/>
        </w:rPr>
        <w:t>83</w:t>
      </w:r>
      <w:r w:rsidR="0010560B" w:rsidRPr="004C4657">
        <w:rPr>
          <w:rFonts w:ascii="Times New Roman" w:hAnsi="Times New Roman" w:cs="Times New Roman"/>
          <w:color w:val="000000" w:themeColor="text1"/>
          <w:sz w:val="24"/>
          <w:szCs w:val="24"/>
          <w:shd w:val="clear" w:color="auto" w:fill="FFFFFF"/>
        </w:rPr>
        <w:t xml:space="preserve"> are targeting the SARS-COV-2 S protein</w:t>
      </w:r>
      <w:r w:rsidR="0010560B">
        <w:rPr>
          <w:rFonts w:ascii="Times New Roman" w:hAnsi="Times New Roman" w:cs="Times New Roman"/>
          <w:color w:val="000000" w:themeColor="text1"/>
          <w:sz w:val="24"/>
          <w:szCs w:val="24"/>
          <w:shd w:val="clear" w:color="auto" w:fill="FFFFFF"/>
        </w:rPr>
        <w:t xml:space="preserve"> as antiviral interventions by blocking virus entry. </w:t>
      </w:r>
      <w:r w:rsidR="000F440E">
        <w:rPr>
          <w:rFonts w:ascii="Times New Roman" w:hAnsi="Times New Roman" w:cs="Times New Roman"/>
          <w:color w:val="000000" w:themeColor="text1"/>
          <w:sz w:val="24"/>
          <w:szCs w:val="24"/>
          <w:shd w:val="clear" w:color="auto" w:fill="FFFFFF"/>
        </w:rPr>
        <w:t>F</w:t>
      </w:r>
      <w:r w:rsidR="000F440E" w:rsidRPr="004C4657">
        <w:rPr>
          <w:rFonts w:ascii="Times New Roman" w:hAnsi="Times New Roman" w:cs="Times New Roman"/>
          <w:color w:val="000000" w:themeColor="text1"/>
          <w:sz w:val="24"/>
          <w:szCs w:val="24"/>
          <w:shd w:val="clear" w:color="auto" w:fill="FFFFFF"/>
        </w:rPr>
        <w:t xml:space="preserve">our </w:t>
      </w:r>
      <w:r w:rsidR="000F440E" w:rsidRPr="004C4657">
        <w:rPr>
          <w:rFonts w:ascii="Times New Roman" w:hAnsi="Times New Roman" w:cs="Times New Roman"/>
          <w:color w:val="000000" w:themeColor="text1"/>
          <w:sz w:val="24"/>
          <w:szCs w:val="24"/>
        </w:rPr>
        <w:t xml:space="preserve">antibody candidates targeting the SARS-COV-2 S </w:t>
      </w:r>
      <w:r w:rsidR="000F440E" w:rsidRPr="004C4657">
        <w:rPr>
          <w:rFonts w:ascii="Times New Roman" w:hAnsi="Times New Roman" w:cs="Times New Roman"/>
          <w:color w:val="000000" w:themeColor="text1"/>
          <w:sz w:val="24"/>
          <w:szCs w:val="24"/>
        </w:rPr>
        <w:lastRenderedPageBreak/>
        <w:t>protein</w:t>
      </w:r>
      <w:r w:rsidR="000F440E">
        <w:rPr>
          <w:rFonts w:ascii="Times New Roman" w:hAnsi="Times New Roman" w:cs="Times New Roman"/>
          <w:color w:val="000000" w:themeColor="text1"/>
          <w:sz w:val="24"/>
          <w:szCs w:val="24"/>
        </w:rPr>
        <w:t xml:space="preserve"> have entered clinical stages, including </w:t>
      </w:r>
      <w:r w:rsidR="000F440E" w:rsidRPr="00706B0A">
        <w:rPr>
          <w:rFonts w:ascii="Times New Roman" w:hAnsi="Times New Roman" w:cs="Times New Roman"/>
          <w:color w:val="000000" w:themeColor="text1"/>
          <w:sz w:val="24"/>
          <w:szCs w:val="24"/>
        </w:rPr>
        <w:t>REGN-COV2</w:t>
      </w:r>
      <w:r w:rsidR="00BF6553">
        <w:rPr>
          <w:rFonts w:ascii="Times New Roman" w:hAnsi="Times New Roman" w:cs="Times New Roman"/>
          <w:color w:val="000000" w:themeColor="text1"/>
          <w:sz w:val="24"/>
          <w:szCs w:val="24"/>
        </w:rPr>
        <w:t xml:space="preserve"> </w:t>
      </w:r>
      <w:r w:rsidR="00E06918">
        <w:rPr>
          <w:rFonts w:ascii="Times New Roman" w:hAnsi="Times New Roman" w:cs="Times New Roman"/>
          <w:color w:val="000000" w:themeColor="text1"/>
          <w:sz w:val="24"/>
          <w:szCs w:val="24"/>
        </w:rPr>
        <w:fldChar w:fldCharType="begin"/>
      </w:r>
      <w:r w:rsidR="0085085D">
        <w:rPr>
          <w:rFonts w:ascii="Times New Roman" w:hAnsi="Times New Roman" w:cs="Times New Roman"/>
          <w:color w:val="000000" w:themeColor="text1"/>
          <w:sz w:val="24"/>
          <w:szCs w:val="24"/>
        </w:rPr>
        <w:instrText xml:space="preserve"> ADDIN EN.CITE &lt;EndNote&gt;&lt;Cite&gt;&lt;Author&gt;Baum&lt;/Author&gt;&lt;Year&gt;2020&lt;/Year&gt;&lt;RecNum&gt;3057&lt;/RecNum&gt;&lt;DisplayText&gt;[4]&lt;/DisplayText&gt;&lt;record&gt;&lt;rec-number&gt;3057&lt;/rec-number&gt;&lt;foreign-keys&gt;&lt;key app="EN" db-id="2z5wddev3xpz25evdr2vx9verfz0pa0055zs" timestamp="1594366076"&gt;3057&lt;/key&gt;&lt;/foreign-keys&gt;&lt;ref-type name="Journal Article"&gt;17&lt;/ref-type&gt;&lt;contributors&gt;&lt;authors&gt;&lt;author&gt;Baum, A.&lt;/author&gt;&lt;author&gt;Fulton, B. O.&lt;/author&gt;&lt;author&gt;Wloga, E.&lt;/author&gt;&lt;author&gt;Copin, R.&lt;/author&gt;&lt;author&gt;Pascal, K. E.&lt;/author&gt;&lt;author&gt;Russo, V.&lt;/author&gt;&lt;author&gt;Giordano, S.&lt;/author&gt;&lt;author&gt;Lanza, K.&lt;/author&gt;&lt;author&gt;Negron, N.&lt;/author&gt;&lt;author&gt;Ni, M.&lt;/author&gt;&lt;author&gt;Wei, Y.&lt;/author&gt;&lt;author&gt;Atwal, G. S.&lt;/author&gt;&lt;author&gt;Murphy, A. J.&lt;/author&gt;&lt;author&gt;Stahl, N.&lt;/author&gt;&lt;author&gt;Yancopoulos, G. D.&lt;/author&gt;&lt;author&gt;Kyratsous, C. A.&lt;/author&gt;&lt;/authors&gt;&lt;/contributors&gt;&lt;auth-address&gt;Regeneron Pharmaceuticals Inc., Tarrytown, NY 10591, USA.&amp;#xD;Regeneron Pharmaceuticals Inc., Tarrytown, NY 10591, USA. christos.kyratsous@regeneron.com.&lt;/auth-address&gt;&lt;titles&gt;&lt;title&gt;Antibody cocktail to SARS-CoV-2 spike protein prevents rapid mutational escape seen with individual antibodies&lt;/title&gt;&lt;secondary-title&gt;Science&lt;/secondary-title&gt;&lt;/titles&gt;&lt;periodical&gt;&lt;full-title&gt;Science&lt;/full-title&gt;&lt;abbr-1&gt;Science (New York, N.Y&lt;/abbr-1&gt;&lt;/periodical&gt;&lt;dates&gt;&lt;year&gt;2020&lt;/year&gt;&lt;pub-dates&gt;&lt;date&gt;Jun 15&lt;/date&gt;&lt;/pub-dates&gt;&lt;/dates&gt;&lt;isbn&gt;1095-9203 (Electronic)&amp;#xD;0036-8075 (Linking)&lt;/isbn&gt;&lt;accession-num&gt;32540904&lt;/accession-num&gt;&lt;urls&gt;&lt;related-urls&gt;&lt;url&gt;https://www.ncbi.nlm.nih.gov/pubmed/32540904&lt;/url&gt;&lt;/related-urls&gt;&lt;/urls&gt;&lt;custom2&gt;PMC7299283&lt;/custom2&gt;&lt;electronic-resource-num&gt;10.1126/science.abd0831&lt;/electronic-resource-num&gt;&lt;/record&gt;&lt;/Cite&gt;&lt;/EndNote&gt;</w:instrText>
      </w:r>
      <w:r w:rsidR="00E06918">
        <w:rPr>
          <w:rFonts w:ascii="Times New Roman" w:hAnsi="Times New Roman" w:cs="Times New Roman"/>
          <w:color w:val="000000" w:themeColor="text1"/>
          <w:sz w:val="24"/>
          <w:szCs w:val="24"/>
        </w:rPr>
        <w:fldChar w:fldCharType="separate"/>
      </w:r>
      <w:r w:rsidR="0085085D">
        <w:rPr>
          <w:rFonts w:ascii="Times New Roman" w:hAnsi="Times New Roman" w:cs="Times New Roman"/>
          <w:noProof/>
          <w:color w:val="000000" w:themeColor="text1"/>
          <w:sz w:val="24"/>
          <w:szCs w:val="24"/>
        </w:rPr>
        <w:t>[4]</w:t>
      </w:r>
      <w:r w:rsidR="00E06918">
        <w:rPr>
          <w:rFonts w:ascii="Times New Roman" w:hAnsi="Times New Roman" w:cs="Times New Roman"/>
          <w:color w:val="000000" w:themeColor="text1"/>
          <w:sz w:val="24"/>
          <w:szCs w:val="24"/>
        </w:rPr>
        <w:fldChar w:fldCharType="end"/>
      </w:r>
      <w:r w:rsidR="000F440E">
        <w:rPr>
          <w:rFonts w:ascii="Times New Roman" w:hAnsi="Times New Roman" w:cs="Times New Roman"/>
          <w:color w:val="000000" w:themeColor="text1"/>
          <w:sz w:val="24"/>
          <w:szCs w:val="24"/>
        </w:rPr>
        <w:t xml:space="preserve">, </w:t>
      </w:r>
      <w:r w:rsidR="000F440E" w:rsidRPr="00706B0A">
        <w:rPr>
          <w:rFonts w:ascii="Times New Roman" w:hAnsi="Times New Roman" w:cs="Times New Roman"/>
          <w:color w:val="000000" w:themeColor="text1"/>
          <w:sz w:val="24"/>
          <w:szCs w:val="24"/>
        </w:rPr>
        <w:t>LY-CoV555</w:t>
      </w:r>
      <w:r w:rsidR="00E063FA">
        <w:rPr>
          <w:rFonts w:ascii="Times New Roman" w:hAnsi="Times New Roman" w:cs="Times New Roman"/>
          <w:color w:val="000000" w:themeColor="text1"/>
          <w:sz w:val="24"/>
          <w:szCs w:val="24"/>
        </w:rPr>
        <w:t>,</w:t>
      </w:r>
      <w:r w:rsidR="000F440E">
        <w:rPr>
          <w:rFonts w:ascii="Times New Roman" w:hAnsi="Times New Roman" w:cs="Times New Roman"/>
          <w:color w:val="000000" w:themeColor="text1"/>
          <w:sz w:val="24"/>
          <w:szCs w:val="24"/>
        </w:rPr>
        <w:t xml:space="preserve"> </w:t>
      </w:r>
      <w:r w:rsidR="000F440E" w:rsidRPr="00706B0A">
        <w:rPr>
          <w:rFonts w:ascii="Times New Roman" w:hAnsi="Times New Roman" w:cs="Times New Roman"/>
          <w:color w:val="000000" w:themeColor="text1"/>
          <w:sz w:val="24"/>
          <w:szCs w:val="24"/>
        </w:rPr>
        <w:t>JS016</w:t>
      </w:r>
      <w:r w:rsidR="00D60611">
        <w:rPr>
          <w:rFonts w:ascii="Times New Roman" w:hAnsi="Times New Roman" w:cs="Times New Roman"/>
          <w:color w:val="000000" w:themeColor="text1"/>
          <w:sz w:val="24"/>
          <w:szCs w:val="24"/>
        </w:rPr>
        <w:t xml:space="preserve"> </w:t>
      </w:r>
      <w:r w:rsidR="00D60611">
        <w:rPr>
          <w:rFonts w:ascii="Times New Roman" w:hAnsi="Times New Roman" w:cs="Times New Roman"/>
          <w:color w:val="000000" w:themeColor="text1"/>
          <w:sz w:val="24"/>
          <w:szCs w:val="24"/>
        </w:rPr>
        <w:fldChar w:fldCharType="begin">
          <w:fldData xml:space="preserve">PEVuZE5vdGU+PENpdGU+PEF1dGhvcj5TaGk8L0F1dGhvcj48WWVhcj4yMDIwPC9ZZWFyPjxSZWNO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</w:fldData>
        </w:fldChar>
      </w:r>
      <w:r w:rsidR="0085085D">
        <w:rPr>
          <w:rFonts w:ascii="Times New Roman" w:hAnsi="Times New Roman" w:cs="Times New Roman"/>
          <w:color w:val="000000" w:themeColor="text1"/>
          <w:sz w:val="24"/>
          <w:szCs w:val="24"/>
        </w:rPr>
        <w:instrText xml:space="preserve"> ADDIN EN.CITE </w:instrText>
      </w:r>
      <w:r w:rsidR="0085085D">
        <w:rPr>
          <w:rFonts w:ascii="Times New Roman" w:hAnsi="Times New Roman" w:cs="Times New Roman"/>
          <w:color w:val="000000" w:themeColor="text1"/>
          <w:sz w:val="24"/>
          <w:szCs w:val="24"/>
        </w:rPr>
        <w:fldChar w:fldCharType="begin">
          <w:fldData xml:space="preserve">PEVuZE5vdGU+PENpdGU+PEF1dGhvcj5TaGk8L0F1dGhvcj48WWVhcj4yMDIwPC9ZZWFyPjxSZWNO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</w:fldData>
        </w:fldChar>
      </w:r>
      <w:r w:rsidR="0085085D">
        <w:rPr>
          <w:rFonts w:ascii="Times New Roman" w:hAnsi="Times New Roman" w:cs="Times New Roman"/>
          <w:color w:val="000000" w:themeColor="text1"/>
          <w:sz w:val="24"/>
          <w:szCs w:val="24"/>
        </w:rPr>
        <w:instrText xml:space="preserve"> ADDIN EN.CITE.DATA </w:instrText>
      </w:r>
      <w:r w:rsidR="0085085D">
        <w:rPr>
          <w:rFonts w:ascii="Times New Roman" w:hAnsi="Times New Roman" w:cs="Times New Roman"/>
          <w:color w:val="000000" w:themeColor="text1"/>
          <w:sz w:val="24"/>
          <w:szCs w:val="24"/>
        </w:rPr>
      </w:r>
      <w:r w:rsidR="0085085D">
        <w:rPr>
          <w:rFonts w:ascii="Times New Roman" w:hAnsi="Times New Roman" w:cs="Times New Roman"/>
          <w:color w:val="000000" w:themeColor="text1"/>
          <w:sz w:val="24"/>
          <w:szCs w:val="24"/>
        </w:rPr>
        <w:fldChar w:fldCharType="end"/>
      </w:r>
      <w:r w:rsidR="00D60611">
        <w:rPr>
          <w:rFonts w:ascii="Times New Roman" w:hAnsi="Times New Roman" w:cs="Times New Roman"/>
          <w:color w:val="000000" w:themeColor="text1"/>
          <w:sz w:val="24"/>
          <w:szCs w:val="24"/>
        </w:rPr>
      </w:r>
      <w:r w:rsidR="00D60611">
        <w:rPr>
          <w:rFonts w:ascii="Times New Roman" w:hAnsi="Times New Roman" w:cs="Times New Roman"/>
          <w:color w:val="000000" w:themeColor="text1"/>
          <w:sz w:val="24"/>
          <w:szCs w:val="24"/>
        </w:rPr>
        <w:fldChar w:fldCharType="separate"/>
      </w:r>
      <w:r w:rsidR="0085085D">
        <w:rPr>
          <w:rFonts w:ascii="Times New Roman" w:hAnsi="Times New Roman" w:cs="Times New Roman"/>
          <w:noProof/>
          <w:color w:val="000000" w:themeColor="text1"/>
          <w:sz w:val="24"/>
          <w:szCs w:val="24"/>
        </w:rPr>
        <w:t>[5]</w:t>
      </w:r>
      <w:r w:rsidR="00D60611">
        <w:rPr>
          <w:rFonts w:ascii="Times New Roman" w:hAnsi="Times New Roman" w:cs="Times New Roman"/>
          <w:color w:val="000000" w:themeColor="text1"/>
          <w:sz w:val="24"/>
          <w:szCs w:val="24"/>
        </w:rPr>
        <w:fldChar w:fldCharType="end"/>
      </w:r>
      <w:r w:rsidR="00E063FA">
        <w:rPr>
          <w:rFonts w:ascii="Times New Roman" w:hAnsi="Times New Roman" w:cs="Times New Roman"/>
          <w:color w:val="000000" w:themeColor="text1"/>
          <w:sz w:val="24"/>
          <w:szCs w:val="24"/>
        </w:rPr>
        <w:t>,</w:t>
      </w:r>
      <w:r w:rsidR="000F440E">
        <w:rPr>
          <w:rFonts w:ascii="Times New Roman" w:hAnsi="Times New Roman" w:cs="Times New Roman"/>
          <w:color w:val="000000" w:themeColor="text1"/>
          <w:sz w:val="24"/>
          <w:szCs w:val="24"/>
        </w:rPr>
        <w:t xml:space="preserve"> and TY027 </w:t>
      </w:r>
      <w:r w:rsidR="000F440E" w:rsidRPr="004C4657">
        <w:rPr>
          <w:rFonts w:ascii="Times New Roman" w:hAnsi="Times New Roman" w:cs="Times New Roman"/>
          <w:color w:val="000000" w:themeColor="text1"/>
          <w:sz w:val="24"/>
          <w:szCs w:val="24"/>
          <w:shd w:val="clear" w:color="auto" w:fill="FFFFFF"/>
        </w:rPr>
        <w:t>(see detail information in “Tracker”)</w:t>
      </w:r>
      <w:r w:rsidR="000F440E">
        <w:rPr>
          <w:rFonts w:ascii="Times New Roman" w:hAnsi="Times New Roman" w:cs="Times New Roman"/>
          <w:color w:val="000000" w:themeColor="text1"/>
          <w:sz w:val="24"/>
          <w:szCs w:val="24"/>
        </w:rPr>
        <w:t>.</w:t>
      </w:r>
    </w:p>
    <w:p w14:paraId="79338BCC" w14:textId="77777777" w:rsidR="00092535" w:rsidRDefault="0010560B" w:rsidP="00092535">
      <w:pPr>
        <w:spacing w:before="120" w:after="120" w:line="480" w:lineRule="auto"/>
        <w:ind w:firstLine="720"/>
        <w:jc w:val="both"/>
        <w:rPr>
          <w:ins w:id="60" w:author="Weihan Liu" w:date="2020-07-11T16:08:00Z"/>
          <w:color w:val="000000"/>
          <w:shd w:val="clear" w:color="auto" w:fill="FFFFFF"/>
        </w:rPr>
      </w:pPr>
      <w:r w:rsidRPr="000F440E">
        <w:rPr>
          <w:rFonts w:ascii="Times New Roman" w:hAnsi="Times New Roman" w:cs="Times New Roman"/>
          <w:color w:val="000000" w:themeColor="text1"/>
          <w:sz w:val="24"/>
          <w:szCs w:val="24"/>
          <w:shd w:val="clear" w:color="auto" w:fill="FFFFFF"/>
        </w:rPr>
        <w:t xml:space="preserve">COVID-19 invokes a hyperinflammatory state driven by multiple cells and mediators like interleukin (IL)-1, IL-6, IL-12, </w:t>
      </w:r>
      <w:r w:rsidR="005F7B9A">
        <w:rPr>
          <w:rFonts w:ascii="Times New Roman" w:hAnsi="Times New Roman" w:cs="Times New Roman"/>
          <w:color w:val="000000" w:themeColor="text1"/>
          <w:sz w:val="24"/>
          <w:szCs w:val="24"/>
          <w:shd w:val="clear" w:color="auto" w:fill="FFFFFF"/>
        </w:rPr>
        <w:t xml:space="preserve">IL-17, </w:t>
      </w:r>
      <w:r w:rsidRPr="000F440E">
        <w:rPr>
          <w:rFonts w:ascii="Times New Roman" w:hAnsi="Times New Roman" w:cs="Times New Roman"/>
          <w:color w:val="000000" w:themeColor="text1"/>
          <w:sz w:val="24"/>
          <w:szCs w:val="24"/>
          <w:shd w:val="clear" w:color="auto" w:fill="FFFFFF"/>
        </w:rPr>
        <w:t>IL-18,</w:t>
      </w:r>
      <w:r w:rsidR="005F7B9A">
        <w:rPr>
          <w:rFonts w:ascii="Times New Roman" w:hAnsi="Times New Roman" w:cs="Times New Roman"/>
          <w:color w:val="000000" w:themeColor="text1"/>
          <w:sz w:val="24"/>
          <w:szCs w:val="24"/>
          <w:shd w:val="clear" w:color="auto" w:fill="FFFFFF"/>
        </w:rPr>
        <w:t xml:space="preserve"> IL-22 and IL-33,</w:t>
      </w:r>
      <w:r w:rsidRPr="000F440E">
        <w:rPr>
          <w:rFonts w:ascii="Times New Roman" w:hAnsi="Times New Roman" w:cs="Times New Roman"/>
          <w:color w:val="000000" w:themeColor="text1"/>
          <w:sz w:val="24"/>
          <w:szCs w:val="24"/>
          <w:shd w:val="clear" w:color="auto" w:fill="FFFFFF"/>
        </w:rPr>
        <w:t xml:space="preserve"> tumor necrosis factor alpha (TNFα), </w:t>
      </w:r>
      <w:r w:rsidR="006533E2" w:rsidRPr="000F440E">
        <w:rPr>
          <w:rFonts w:ascii="Times New Roman" w:hAnsi="Times New Roman" w:cs="Times New Roman"/>
          <w:color w:val="000000" w:themeColor="text1"/>
          <w:sz w:val="24"/>
          <w:szCs w:val="24"/>
          <w:shd w:val="clear" w:color="auto" w:fill="FFFFFF"/>
        </w:rPr>
        <w:t xml:space="preserve">GM-CSF, </w:t>
      </w:r>
      <w:r w:rsidR="005F7B9A">
        <w:rPr>
          <w:rFonts w:ascii="Times New Roman" w:hAnsi="Times New Roman" w:cs="Times New Roman"/>
          <w:color w:val="000000" w:themeColor="text1"/>
          <w:sz w:val="24"/>
          <w:szCs w:val="24"/>
          <w:shd w:val="clear" w:color="auto" w:fill="FFFFFF"/>
        </w:rPr>
        <w:t xml:space="preserve">complement (C5, C5a), </w:t>
      </w:r>
      <w:r w:rsidRPr="000F440E">
        <w:rPr>
          <w:rFonts w:ascii="Times New Roman" w:hAnsi="Times New Roman" w:cs="Times New Roman"/>
          <w:color w:val="000000" w:themeColor="text1"/>
          <w:sz w:val="24"/>
          <w:szCs w:val="24"/>
          <w:shd w:val="clear" w:color="auto" w:fill="FFFFFF"/>
        </w:rPr>
        <w:t xml:space="preserve">etc. Considering the proven role of cytokine dysregulation in causing this hyperinflammation in the lungs, </w:t>
      </w:r>
      <w:r w:rsidR="000F03A6" w:rsidRPr="000F440E">
        <w:rPr>
          <w:rFonts w:ascii="Times New Roman" w:hAnsi="Times New Roman" w:cs="Times New Roman"/>
          <w:color w:val="000000" w:themeColor="text1"/>
          <w:sz w:val="24"/>
          <w:szCs w:val="24"/>
          <w:shd w:val="clear" w:color="auto" w:fill="FFFFFF"/>
        </w:rPr>
        <w:t>drugs targeting these mediators are being repurposing for the treatment of COVID-19</w:t>
      </w:r>
      <w:r w:rsidR="00E96DB3" w:rsidRPr="000F440E">
        <w:rPr>
          <w:rFonts w:ascii="Times New Roman" w:hAnsi="Times New Roman" w:cs="Times New Roman"/>
          <w:color w:val="000000" w:themeColor="text1"/>
          <w:sz w:val="24"/>
          <w:szCs w:val="24"/>
          <w:shd w:val="clear" w:color="auto" w:fill="FFFFFF"/>
        </w:rPr>
        <w:t xml:space="preserve"> </w:t>
      </w:r>
      <w:r w:rsidR="001D7B02" w:rsidRPr="000F440E">
        <w:rPr>
          <w:rFonts w:ascii="Times New Roman" w:hAnsi="Times New Roman" w:cs="Times New Roman"/>
          <w:color w:val="000000" w:themeColor="text1"/>
          <w:sz w:val="24"/>
          <w:szCs w:val="24"/>
          <w:shd w:val="clear" w:color="auto" w:fill="FFFFFF"/>
        </w:rPr>
        <w:fldChar w:fldCharType="begin"/>
      </w:r>
      <w:r w:rsidR="0085085D">
        <w:rPr>
          <w:rFonts w:ascii="Times New Roman" w:hAnsi="Times New Roman" w:cs="Times New Roman"/>
          <w:color w:val="000000" w:themeColor="text1"/>
          <w:sz w:val="24"/>
          <w:szCs w:val="24"/>
          <w:shd w:val="clear" w:color="auto" w:fill="FFFFFF"/>
        </w:rPr>
        <w:instrText xml:space="preserve"> ADDIN EN.CITE &lt;EndNote&gt;&lt;Cite&gt;&lt;Author&gt;Atal&lt;/Author&gt;&lt;Year&gt;2020&lt;/Year&gt;&lt;RecNum&gt;3054&lt;/RecNum&gt;&lt;DisplayText&gt;[6]&lt;/DisplayText&gt;&lt;record&gt;&lt;rec-number&gt;3054&lt;/rec-number&gt;&lt;foreign-keys&gt;&lt;key app="EN" db-id="2z5wddev3xpz25evdr2vx9verfz0pa0055zs" timestamp="1594362008"&gt;3054&lt;/key&gt;&lt;/foreign-keys&gt;&lt;ref-type name="Journal Article"&gt;17&lt;/ref-type&gt;&lt;contributors&gt;&lt;authors&gt;&lt;author&gt;Atal, S.&lt;/author&gt;&lt;author&gt;Fatima, Z.&lt;/author&gt;&lt;/authors&gt;&lt;/contributors&gt;&lt;auth-address&gt;Department of Pharmacology, 3rd Floor, AIIMS Bhopal, AIIMS Medical College Building, Saket Nagar, Bhopal, 462020, India. shubham.pharm@aiimsbhopal.edu.in.&amp;#xD;Department of Pharmacology, 3rd Floor, AIIMS Bhopal, AIIMS Medical College Building, Saket Nagar, Bhopal, 462020, India.&lt;/auth-address&gt;&lt;titles&gt;&lt;title&gt;IL-6 Inhibitors in the Treatment of Serious COVID-19: A Promising Therapy?&lt;/title&gt;&lt;secondary-title&gt;Pharmaceut Med&lt;/secondary-title&gt;&lt;/titles&gt;&lt;periodical&gt;&lt;full-title&gt;Pharmaceut Med&lt;/full-title&gt;&lt;/periodical&gt;&lt;dates&gt;&lt;year&gt;2020&lt;/year&gt;&lt;pub-dates&gt;&lt;date&gt;Jun 13&lt;/date&gt;&lt;/pub-dates&gt;&lt;/dates&gt;&lt;isbn&gt;1178-2595 (Print)&amp;#xD;1178-2595 (Linking)&lt;/isbn&gt;&lt;accession-num&gt;32535732&lt;/accession-num&gt;&lt;urls&gt;&lt;related-urls&gt;&lt;url&gt;https://www.ncbi.nlm.nih.gov/pubmed/32535732&lt;/url&gt;&lt;/related-urls&gt;&lt;/urls&gt;&lt;custom2&gt;PMC7292936&lt;/custom2&gt;&lt;electronic-resource-num&gt;10.1007/s40290-020-00342-z&lt;/electronic-resource-num&gt;&lt;/record&gt;&lt;/Cite&gt;&lt;/EndNote&gt;</w:instrText>
      </w:r>
      <w:r w:rsidR="001D7B02" w:rsidRPr="000F440E">
        <w:rPr>
          <w:rFonts w:ascii="Times New Roman" w:hAnsi="Times New Roman" w:cs="Times New Roman"/>
          <w:color w:val="000000" w:themeColor="text1"/>
          <w:sz w:val="24"/>
          <w:szCs w:val="24"/>
          <w:shd w:val="clear" w:color="auto" w:fill="FFFFFF"/>
        </w:rPr>
        <w:fldChar w:fldCharType="separate"/>
      </w:r>
      <w:r w:rsidR="0085085D">
        <w:rPr>
          <w:rFonts w:ascii="Times New Roman" w:hAnsi="Times New Roman" w:cs="Times New Roman"/>
          <w:noProof/>
          <w:color w:val="000000" w:themeColor="text1"/>
          <w:sz w:val="24"/>
          <w:szCs w:val="24"/>
          <w:shd w:val="clear" w:color="auto" w:fill="FFFFFF"/>
        </w:rPr>
        <w:t>[6]</w:t>
      </w:r>
      <w:r w:rsidR="001D7B02" w:rsidRPr="000F440E">
        <w:rPr>
          <w:rFonts w:ascii="Times New Roman" w:hAnsi="Times New Roman" w:cs="Times New Roman"/>
          <w:color w:val="000000" w:themeColor="text1"/>
          <w:sz w:val="24"/>
          <w:szCs w:val="24"/>
          <w:shd w:val="clear" w:color="auto" w:fill="FFFFFF"/>
        </w:rPr>
        <w:fldChar w:fldCharType="end"/>
      </w:r>
      <w:r w:rsidR="001D7B02" w:rsidRPr="000F440E">
        <w:rPr>
          <w:rFonts w:ascii="Times New Roman" w:hAnsi="Times New Roman" w:cs="Times New Roman"/>
          <w:color w:val="000000" w:themeColor="text1"/>
          <w:sz w:val="24"/>
          <w:szCs w:val="24"/>
          <w:shd w:val="clear" w:color="auto" w:fill="FFFFFF"/>
        </w:rPr>
        <w:t>.</w:t>
      </w:r>
      <w:r w:rsidR="00C7154D" w:rsidRPr="00C7154D">
        <w:rPr>
          <w:rFonts w:ascii="Times New Roman" w:hAnsi="Times New Roman" w:cs="Times New Roman"/>
          <w:color w:val="000000" w:themeColor="text1"/>
          <w:sz w:val="24"/>
          <w:szCs w:val="24"/>
        </w:rPr>
        <w:t xml:space="preserve"> </w:t>
      </w:r>
      <w:r w:rsidR="00C7154D" w:rsidRPr="004C4657">
        <w:rPr>
          <w:rFonts w:ascii="Times New Roman" w:hAnsi="Times New Roman" w:cs="Times New Roman"/>
          <w:color w:val="000000" w:themeColor="text1"/>
          <w:sz w:val="24"/>
          <w:szCs w:val="24"/>
        </w:rPr>
        <w:t xml:space="preserve">As shown in </w:t>
      </w:r>
      <w:r w:rsidR="00C7154D" w:rsidRPr="004C4657">
        <w:rPr>
          <w:rFonts w:ascii="Times New Roman" w:hAnsi="Times New Roman" w:cs="Times New Roman"/>
          <w:b/>
          <w:bCs/>
          <w:color w:val="000000" w:themeColor="text1"/>
          <w:sz w:val="24"/>
          <w:szCs w:val="24"/>
        </w:rPr>
        <w:t>Figure 2</w:t>
      </w:r>
      <w:r w:rsidR="00C7154D">
        <w:rPr>
          <w:rFonts w:ascii="Times New Roman" w:hAnsi="Times New Roman" w:cs="Times New Roman"/>
          <w:b/>
          <w:bCs/>
          <w:color w:val="000000" w:themeColor="text1"/>
          <w:sz w:val="24"/>
          <w:szCs w:val="24"/>
        </w:rPr>
        <w:t>A</w:t>
      </w:r>
      <w:r w:rsidR="00C7154D" w:rsidRPr="004C4657">
        <w:rPr>
          <w:rFonts w:ascii="Times New Roman" w:hAnsi="Times New Roman" w:cs="Times New Roman"/>
          <w:color w:val="000000" w:themeColor="text1"/>
          <w:sz w:val="24"/>
          <w:szCs w:val="24"/>
        </w:rPr>
        <w:t xml:space="preserve">, </w:t>
      </w:r>
      <w:r w:rsidR="00C7154D">
        <w:rPr>
          <w:rFonts w:ascii="Times New Roman" w:hAnsi="Times New Roman" w:cs="Times New Roman"/>
          <w:color w:val="000000" w:themeColor="text1"/>
          <w:sz w:val="24"/>
          <w:szCs w:val="24"/>
          <w:shd w:val="clear" w:color="auto" w:fill="FFFFFF"/>
        </w:rPr>
        <w:t>s</w:t>
      </w:r>
      <w:r w:rsidR="000F03A6">
        <w:rPr>
          <w:rFonts w:ascii="Times New Roman" w:hAnsi="Times New Roman" w:cs="Times New Roman"/>
          <w:color w:val="000000" w:themeColor="text1"/>
          <w:sz w:val="24"/>
          <w:szCs w:val="24"/>
          <w:shd w:val="clear" w:color="auto" w:fill="FFFFFF"/>
        </w:rPr>
        <w:t>ixty of the programs and molecules</w:t>
      </w:r>
      <w:r w:rsidR="000F03A6" w:rsidRPr="004C4657">
        <w:rPr>
          <w:rFonts w:ascii="Times New Roman" w:hAnsi="Times New Roman" w:cs="Times New Roman"/>
          <w:color w:val="000000" w:themeColor="text1"/>
          <w:sz w:val="24"/>
          <w:szCs w:val="24"/>
          <w:shd w:val="clear" w:color="auto" w:fill="FFFFFF"/>
        </w:rPr>
        <w:t xml:space="preserve"> </w:t>
      </w:r>
      <w:r w:rsidR="000F03A6" w:rsidRPr="004C4657">
        <w:rPr>
          <w:rFonts w:ascii="Times New Roman" w:hAnsi="Times New Roman" w:cs="Times New Roman"/>
          <w:color w:val="000000" w:themeColor="text1"/>
          <w:sz w:val="24"/>
          <w:szCs w:val="24"/>
        </w:rPr>
        <w:t xml:space="preserve">were developed to target the host immune system for other </w:t>
      </w:r>
      <w:r w:rsidR="000F03A6">
        <w:rPr>
          <w:rFonts w:ascii="Times New Roman" w:hAnsi="Times New Roman" w:cs="Times New Roman"/>
          <w:color w:val="000000" w:themeColor="text1"/>
          <w:sz w:val="24"/>
          <w:szCs w:val="24"/>
        </w:rPr>
        <w:t>indications</w:t>
      </w:r>
      <w:r w:rsidR="000F03A6" w:rsidRPr="004C4657">
        <w:rPr>
          <w:rFonts w:ascii="Times New Roman" w:hAnsi="Times New Roman" w:cs="Times New Roman"/>
          <w:color w:val="000000" w:themeColor="text1"/>
          <w:sz w:val="24"/>
          <w:szCs w:val="24"/>
        </w:rPr>
        <w:t xml:space="preserve"> and now repurposed to treat COVID-19, </w:t>
      </w:r>
      <w:r w:rsidR="000F03A6">
        <w:rPr>
          <w:rFonts w:ascii="Times New Roman" w:hAnsi="Times New Roman" w:cs="Times New Roman"/>
          <w:color w:val="000000" w:themeColor="text1"/>
          <w:sz w:val="24"/>
          <w:szCs w:val="24"/>
        </w:rPr>
        <w:t>by potentially</w:t>
      </w:r>
      <w:r w:rsidR="000F03A6" w:rsidRPr="004C4657">
        <w:rPr>
          <w:rFonts w:ascii="Times New Roman" w:hAnsi="Times New Roman" w:cs="Times New Roman"/>
          <w:color w:val="000000" w:themeColor="text1"/>
          <w:sz w:val="24"/>
          <w:szCs w:val="24"/>
        </w:rPr>
        <w:t xml:space="preserve"> alleviat</w:t>
      </w:r>
      <w:r w:rsidR="000F03A6">
        <w:rPr>
          <w:rFonts w:ascii="Times New Roman" w:hAnsi="Times New Roman" w:cs="Times New Roman"/>
          <w:color w:val="000000" w:themeColor="text1"/>
          <w:sz w:val="24"/>
          <w:szCs w:val="24"/>
        </w:rPr>
        <w:t>ing</w:t>
      </w:r>
      <w:r w:rsidR="000F03A6" w:rsidRPr="004C4657">
        <w:rPr>
          <w:rFonts w:ascii="Times New Roman" w:hAnsi="Times New Roman" w:cs="Times New Roman"/>
          <w:color w:val="000000" w:themeColor="text1"/>
          <w:sz w:val="24"/>
          <w:szCs w:val="24"/>
        </w:rPr>
        <w:t xml:space="preserve"> COVID-19</w:t>
      </w:r>
      <w:r w:rsidR="000F03A6">
        <w:rPr>
          <w:rFonts w:ascii="Times New Roman" w:hAnsi="Times New Roman" w:cs="Times New Roman"/>
          <w:color w:val="000000" w:themeColor="text1"/>
          <w:sz w:val="24"/>
          <w:szCs w:val="24"/>
        </w:rPr>
        <w:t>-related</w:t>
      </w:r>
      <w:r w:rsidR="000F03A6" w:rsidRPr="004C4657">
        <w:rPr>
          <w:rFonts w:ascii="Times New Roman" w:hAnsi="Times New Roman" w:cs="Times New Roman"/>
          <w:color w:val="000000" w:themeColor="text1"/>
          <w:sz w:val="24"/>
          <w:szCs w:val="24"/>
        </w:rPr>
        <w:t xml:space="preserve"> symptoms such as cytokine storm and inflammation instead of</w:t>
      </w:r>
      <w:r w:rsidR="000F03A6">
        <w:rPr>
          <w:rFonts w:ascii="Times New Roman" w:hAnsi="Times New Roman" w:cs="Times New Roman"/>
          <w:color w:val="000000" w:themeColor="text1"/>
          <w:sz w:val="24"/>
          <w:szCs w:val="24"/>
        </w:rPr>
        <w:t xml:space="preserve"> direct</w:t>
      </w:r>
      <w:del w:id="61" w:author="Xiao Xiao" w:date="2020-07-10T17:55:00Z">
        <w:r w:rsidR="000F03A6" w:rsidDel="005E760F">
          <w:rPr>
            <w:rFonts w:ascii="Times New Roman" w:hAnsi="Times New Roman" w:cs="Times New Roman"/>
            <w:color w:val="000000" w:themeColor="text1"/>
            <w:sz w:val="24"/>
            <w:szCs w:val="24"/>
          </w:rPr>
          <w:delText>ly</w:delText>
        </w:r>
      </w:del>
      <w:r w:rsidR="000F03A6" w:rsidRPr="004C4657">
        <w:rPr>
          <w:rFonts w:ascii="Times New Roman" w:hAnsi="Times New Roman" w:cs="Times New Roman"/>
          <w:color w:val="000000" w:themeColor="text1"/>
          <w:sz w:val="24"/>
          <w:szCs w:val="24"/>
        </w:rPr>
        <w:t xml:space="preserve"> killing </w:t>
      </w:r>
      <w:ins w:id="62" w:author="Xiao Xiao" w:date="2020-07-10T17:55:00Z">
        <w:r w:rsidR="005E760F">
          <w:rPr>
            <w:rFonts w:ascii="Times New Roman" w:hAnsi="Times New Roman" w:cs="Times New Roman"/>
            <w:color w:val="000000" w:themeColor="text1"/>
            <w:sz w:val="24"/>
            <w:szCs w:val="24"/>
          </w:rPr>
          <w:t xml:space="preserve">of </w:t>
        </w:r>
      </w:ins>
      <w:r w:rsidR="000F03A6" w:rsidRPr="004C4657">
        <w:rPr>
          <w:rFonts w:ascii="Times New Roman" w:hAnsi="Times New Roman" w:cs="Times New Roman"/>
          <w:color w:val="000000" w:themeColor="text1"/>
          <w:sz w:val="24"/>
          <w:szCs w:val="24"/>
        </w:rPr>
        <w:t>the viruses</w:t>
      </w:r>
      <w:r w:rsidR="000F03A6" w:rsidRPr="004C4657">
        <w:rPr>
          <w:rFonts w:ascii="Times New Roman" w:hAnsi="Times New Roman" w:cs="Times New Roman"/>
          <w:color w:val="000000" w:themeColor="text1"/>
          <w:sz w:val="24"/>
          <w:szCs w:val="24"/>
          <w:shd w:val="clear" w:color="auto" w:fill="FFFFFF"/>
        </w:rPr>
        <w:t xml:space="preserve">. </w:t>
      </w:r>
      <w:r w:rsidR="007547CA">
        <w:rPr>
          <w:rFonts w:ascii="Times New Roman" w:hAnsi="Times New Roman" w:cs="Times New Roman"/>
          <w:color w:val="000000" w:themeColor="text1"/>
          <w:sz w:val="24"/>
          <w:szCs w:val="24"/>
          <w:shd w:val="clear" w:color="auto" w:fill="FFFFFF"/>
        </w:rPr>
        <w:t xml:space="preserve">Drugs </w:t>
      </w:r>
      <w:r w:rsidR="007547CA" w:rsidRPr="000F440E">
        <w:rPr>
          <w:rFonts w:ascii="Times New Roman" w:hAnsi="Times New Roman" w:cs="Times New Roman"/>
          <w:color w:val="000000" w:themeColor="text1"/>
          <w:sz w:val="24"/>
          <w:szCs w:val="24"/>
          <w:shd w:val="clear" w:color="auto" w:fill="FFFFFF"/>
        </w:rPr>
        <w:t>like the IL-6 inhibitors</w:t>
      </w:r>
      <w:r w:rsidR="000F440E" w:rsidRPr="000F440E">
        <w:rPr>
          <w:rFonts w:ascii="Times New Roman" w:hAnsi="Times New Roman" w:cs="Times New Roman"/>
          <w:color w:val="000000" w:themeColor="text1"/>
          <w:sz w:val="24"/>
          <w:szCs w:val="24"/>
          <w:shd w:val="clear" w:color="auto" w:fill="FFFFFF"/>
        </w:rPr>
        <w:t xml:space="preserve"> </w:t>
      </w:r>
      <w:proofErr w:type="spellStart"/>
      <w:r w:rsidR="000F440E" w:rsidRPr="000F440E">
        <w:rPr>
          <w:rFonts w:ascii="Times New Roman" w:hAnsi="Times New Roman" w:cs="Times New Roman"/>
          <w:color w:val="000000" w:themeColor="text1"/>
          <w:sz w:val="24"/>
          <w:szCs w:val="24"/>
          <w:shd w:val="clear" w:color="auto" w:fill="FFFFFF"/>
        </w:rPr>
        <w:t>levilimab</w:t>
      </w:r>
      <w:proofErr w:type="spellEnd"/>
      <w:r w:rsidR="000F440E" w:rsidRPr="000F440E">
        <w:rPr>
          <w:rFonts w:ascii="Times New Roman" w:hAnsi="Times New Roman" w:cs="Times New Roman"/>
          <w:color w:val="000000" w:themeColor="text1"/>
          <w:sz w:val="24"/>
          <w:szCs w:val="24"/>
          <w:shd w:val="clear" w:color="auto" w:fill="FFFFFF"/>
        </w:rPr>
        <w:t>,</w:t>
      </w:r>
      <w:r w:rsidR="007547CA" w:rsidRPr="000F440E">
        <w:rPr>
          <w:rFonts w:ascii="Times New Roman" w:hAnsi="Times New Roman" w:cs="Times New Roman"/>
          <w:color w:val="000000" w:themeColor="text1"/>
          <w:sz w:val="24"/>
          <w:szCs w:val="24"/>
          <w:shd w:val="clear" w:color="auto" w:fill="FFFFFF"/>
        </w:rPr>
        <w:t xml:space="preserve"> tocilizumab, </w:t>
      </w:r>
      <w:proofErr w:type="spellStart"/>
      <w:r w:rsidR="007547CA" w:rsidRPr="000F440E">
        <w:rPr>
          <w:rFonts w:ascii="Times New Roman" w:hAnsi="Times New Roman" w:cs="Times New Roman"/>
          <w:color w:val="000000" w:themeColor="text1"/>
          <w:sz w:val="24"/>
          <w:szCs w:val="24"/>
          <w:shd w:val="clear" w:color="auto" w:fill="FFFFFF"/>
        </w:rPr>
        <w:t>sarilumab</w:t>
      </w:r>
      <w:proofErr w:type="spellEnd"/>
      <w:r w:rsidR="00115D2A">
        <w:rPr>
          <w:rFonts w:ascii="Times New Roman" w:hAnsi="Times New Roman" w:cs="Times New Roman"/>
          <w:color w:val="000000" w:themeColor="text1"/>
          <w:sz w:val="24"/>
          <w:szCs w:val="24"/>
          <w:shd w:val="clear" w:color="auto" w:fill="FFFFFF"/>
        </w:rPr>
        <w:t xml:space="preserve"> and</w:t>
      </w:r>
      <w:r w:rsidR="007547CA" w:rsidRPr="000F440E">
        <w:rPr>
          <w:rFonts w:ascii="Times New Roman" w:hAnsi="Times New Roman" w:cs="Times New Roman"/>
          <w:color w:val="000000" w:themeColor="text1"/>
          <w:sz w:val="24"/>
          <w:szCs w:val="24"/>
          <w:shd w:val="clear" w:color="auto" w:fill="FFFFFF"/>
        </w:rPr>
        <w:t xml:space="preserve"> </w:t>
      </w:r>
      <w:proofErr w:type="spellStart"/>
      <w:r w:rsidR="00713B13" w:rsidRPr="000F440E">
        <w:rPr>
          <w:rFonts w:ascii="Times New Roman" w:hAnsi="Times New Roman" w:cs="Times New Roman"/>
          <w:color w:val="000000" w:themeColor="text1"/>
          <w:sz w:val="24"/>
          <w:szCs w:val="24"/>
          <w:shd w:val="clear" w:color="auto" w:fill="FFFFFF"/>
        </w:rPr>
        <w:t>siltuximab</w:t>
      </w:r>
      <w:proofErr w:type="spellEnd"/>
      <w:r w:rsidR="000F440E" w:rsidRPr="000F440E">
        <w:rPr>
          <w:rFonts w:ascii="Times New Roman" w:hAnsi="Times New Roman" w:cs="Times New Roman"/>
          <w:color w:val="000000" w:themeColor="text1"/>
          <w:sz w:val="24"/>
          <w:szCs w:val="24"/>
          <w:shd w:val="clear" w:color="auto" w:fill="FFFFFF"/>
        </w:rPr>
        <w:t xml:space="preserve"> </w:t>
      </w:r>
      <w:r w:rsidR="007547CA" w:rsidRPr="000F440E">
        <w:rPr>
          <w:rFonts w:ascii="Times New Roman" w:hAnsi="Times New Roman" w:cs="Times New Roman"/>
          <w:color w:val="000000" w:themeColor="text1"/>
          <w:sz w:val="24"/>
          <w:szCs w:val="24"/>
          <w:shd w:val="clear" w:color="auto" w:fill="FFFFFF"/>
        </w:rPr>
        <w:t xml:space="preserve">are being </w:t>
      </w:r>
      <w:r w:rsidR="007300CB">
        <w:rPr>
          <w:rFonts w:ascii="Times New Roman" w:hAnsi="Times New Roman" w:cs="Times New Roman"/>
          <w:color w:val="000000" w:themeColor="text1"/>
          <w:sz w:val="24"/>
          <w:szCs w:val="24"/>
          <w:shd w:val="clear" w:color="auto" w:fill="FFFFFF"/>
        </w:rPr>
        <w:t>tested</w:t>
      </w:r>
      <w:r w:rsidR="007547CA" w:rsidRPr="000F440E">
        <w:rPr>
          <w:rFonts w:ascii="Times New Roman" w:hAnsi="Times New Roman" w:cs="Times New Roman"/>
          <w:color w:val="000000" w:themeColor="text1"/>
          <w:sz w:val="24"/>
          <w:szCs w:val="24"/>
          <w:shd w:val="clear" w:color="auto" w:fill="FFFFFF"/>
        </w:rPr>
        <w:t xml:space="preserve"> against COVID-19</w:t>
      </w:r>
      <w:r w:rsidR="001D7B02" w:rsidRPr="000F440E">
        <w:rPr>
          <w:rFonts w:ascii="Times New Roman" w:hAnsi="Times New Roman" w:cs="Times New Roman"/>
          <w:color w:val="000000" w:themeColor="text1"/>
          <w:sz w:val="24"/>
          <w:szCs w:val="24"/>
          <w:shd w:val="clear" w:color="auto" w:fill="FFFFFF"/>
        </w:rPr>
        <w:t xml:space="preserve"> </w:t>
      </w:r>
      <w:r w:rsidR="001D7B02" w:rsidRPr="000F440E">
        <w:rPr>
          <w:rFonts w:ascii="Times New Roman" w:hAnsi="Times New Roman" w:cs="Times New Roman"/>
          <w:color w:val="000000" w:themeColor="text1"/>
          <w:sz w:val="24"/>
          <w:szCs w:val="24"/>
          <w:shd w:val="clear" w:color="auto" w:fill="FFFFFF"/>
        </w:rPr>
        <w:fldChar w:fldCharType="begin">
          <w:fldData xml:space="preserve">PEVuZE5vdGU+PENpdGU+PEF1dGhvcj5QYXVsLVBsZXR6ZXI8L0F1dGhvcj48WWVhcj4yMDA2PC9Z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==
</w:fldData>
        </w:fldChar>
      </w:r>
      <w:r w:rsidR="0085085D">
        <w:rPr>
          <w:rFonts w:ascii="Times New Roman" w:hAnsi="Times New Roman" w:cs="Times New Roman"/>
          <w:color w:val="000000" w:themeColor="text1"/>
          <w:sz w:val="24"/>
          <w:szCs w:val="24"/>
          <w:shd w:val="clear" w:color="auto" w:fill="FFFFFF"/>
        </w:rPr>
        <w:instrText xml:space="preserve"> ADDIN EN.CITE </w:instrText>
      </w:r>
      <w:r w:rsidR="0085085D">
        <w:rPr>
          <w:rFonts w:ascii="Times New Roman" w:hAnsi="Times New Roman" w:cs="Times New Roman"/>
          <w:color w:val="000000" w:themeColor="text1"/>
          <w:sz w:val="24"/>
          <w:szCs w:val="24"/>
          <w:shd w:val="clear" w:color="auto" w:fill="FFFFFF"/>
        </w:rPr>
        <w:fldChar w:fldCharType="begin">
          <w:fldData xml:space="preserve">PEVuZE5vdGU+PENpdGU+PEF1dGhvcj5QYXVsLVBsZXR6ZXI8L0F1dGhvcj48WWVhcj4yMDA2PC9Z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==
</w:fldData>
        </w:fldChar>
      </w:r>
      <w:r w:rsidR="0085085D">
        <w:rPr>
          <w:rFonts w:ascii="Times New Roman" w:hAnsi="Times New Roman" w:cs="Times New Roman"/>
          <w:color w:val="000000" w:themeColor="text1"/>
          <w:sz w:val="24"/>
          <w:szCs w:val="24"/>
          <w:shd w:val="clear" w:color="auto" w:fill="FFFFFF"/>
        </w:rPr>
        <w:instrText xml:space="preserve"> ADDIN EN.CITE.DATA </w:instrText>
      </w:r>
      <w:r w:rsidR="0085085D">
        <w:rPr>
          <w:rFonts w:ascii="Times New Roman" w:hAnsi="Times New Roman" w:cs="Times New Roman"/>
          <w:color w:val="000000" w:themeColor="text1"/>
          <w:sz w:val="24"/>
          <w:szCs w:val="24"/>
          <w:shd w:val="clear" w:color="auto" w:fill="FFFFFF"/>
        </w:rPr>
      </w:r>
      <w:r w:rsidR="0085085D">
        <w:rPr>
          <w:rFonts w:ascii="Times New Roman" w:hAnsi="Times New Roman" w:cs="Times New Roman"/>
          <w:color w:val="000000" w:themeColor="text1"/>
          <w:sz w:val="24"/>
          <w:szCs w:val="24"/>
          <w:shd w:val="clear" w:color="auto" w:fill="FFFFFF"/>
        </w:rPr>
        <w:fldChar w:fldCharType="end"/>
      </w:r>
      <w:r w:rsidR="001D7B02" w:rsidRPr="000F440E">
        <w:rPr>
          <w:rFonts w:ascii="Times New Roman" w:hAnsi="Times New Roman" w:cs="Times New Roman"/>
          <w:color w:val="000000" w:themeColor="text1"/>
          <w:sz w:val="24"/>
          <w:szCs w:val="24"/>
          <w:shd w:val="clear" w:color="auto" w:fill="FFFFFF"/>
        </w:rPr>
      </w:r>
      <w:r w:rsidR="001D7B02" w:rsidRPr="000F440E">
        <w:rPr>
          <w:rFonts w:ascii="Times New Roman" w:hAnsi="Times New Roman" w:cs="Times New Roman"/>
          <w:color w:val="000000" w:themeColor="text1"/>
          <w:sz w:val="24"/>
          <w:szCs w:val="24"/>
          <w:shd w:val="clear" w:color="auto" w:fill="FFFFFF"/>
        </w:rPr>
        <w:fldChar w:fldCharType="separate"/>
      </w:r>
      <w:r w:rsidR="0085085D">
        <w:rPr>
          <w:rFonts w:ascii="Times New Roman" w:hAnsi="Times New Roman" w:cs="Times New Roman"/>
          <w:noProof/>
          <w:color w:val="000000" w:themeColor="text1"/>
          <w:sz w:val="24"/>
          <w:szCs w:val="24"/>
          <w:shd w:val="clear" w:color="auto" w:fill="FFFFFF"/>
        </w:rPr>
        <w:t>[6-8]</w:t>
      </w:r>
      <w:r w:rsidR="001D7B02" w:rsidRPr="000F440E">
        <w:rPr>
          <w:rFonts w:ascii="Times New Roman" w:hAnsi="Times New Roman" w:cs="Times New Roman"/>
          <w:color w:val="000000" w:themeColor="text1"/>
          <w:sz w:val="24"/>
          <w:szCs w:val="24"/>
          <w:shd w:val="clear" w:color="auto" w:fill="FFFFFF"/>
        </w:rPr>
        <w:fldChar w:fldCharType="end"/>
      </w:r>
      <w:r w:rsidR="007547CA" w:rsidRPr="000F440E">
        <w:rPr>
          <w:rFonts w:ascii="Times New Roman" w:hAnsi="Times New Roman" w:cs="Times New Roman"/>
          <w:color w:val="000000" w:themeColor="text1"/>
          <w:sz w:val="24"/>
          <w:szCs w:val="24"/>
          <w:shd w:val="clear" w:color="auto" w:fill="FFFFFF"/>
        </w:rPr>
        <w:t>.</w:t>
      </w:r>
      <w:r w:rsidR="007547CA">
        <w:rPr>
          <w:color w:val="000000"/>
          <w:shd w:val="clear" w:color="auto" w:fill="FFFFFF"/>
        </w:rPr>
        <w:t xml:space="preserve">  </w:t>
      </w:r>
      <w:r w:rsidR="00E96DB3">
        <w:rPr>
          <w:color w:val="000000"/>
          <w:shd w:val="clear" w:color="auto" w:fill="FFFFFF"/>
        </w:rPr>
        <w:t xml:space="preserve"> </w:t>
      </w:r>
    </w:p>
    <w:p w14:paraId="78B5EE1F" w14:textId="694C0DC4" w:rsidR="004B0DD1" w:rsidRPr="000423F6" w:rsidRDefault="00092535">
      <w:pPr>
        <w:spacing w:before="120" w:after="120" w:line="480" w:lineRule="auto"/>
        <w:jc w:val="both"/>
        <w:rPr>
          <w:rFonts w:ascii="Times New Roman" w:hAnsi="Times New Roman" w:cs="Times New Roman"/>
          <w:color w:val="000000" w:themeColor="text1"/>
        </w:rPr>
        <w:pPrChange w:id="63" w:author="Weihan Liu" w:date="2020-07-11T16:08:00Z">
          <w:pPr>
            <w:spacing w:before="120" w:after="120" w:line="360" w:lineRule="auto"/>
            <w:ind w:firstLine="720"/>
            <w:jc w:val="both"/>
          </w:pPr>
        </w:pPrChange>
      </w:pPr>
      <w:ins w:id="64" w:author="Weihan Liu" w:date="2020-07-11T16:06:00Z">
        <w:r>
          <w:rPr>
            <w:noProof/>
            <w:color w:val="000000"/>
            <w:shd w:val="clear" w:color="auto" w:fill="FFFFFF"/>
          </w:rPr>
          <w:drawing>
            <wp:inline distT="0" distB="0" distL="0" distR="0" wp14:anchorId="438CD700" wp14:editId="10E292E4">
              <wp:extent cx="5942845" cy="2435192"/>
              <wp:effectExtent l="0" t="0" r="1270" b="381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combined.png"/>
                      <pic:cNvPicPr/>
                    </pic:nvPicPr>
                    <pic:blipFill rotWithShape="1">
                      <a:blip r:embed="rId11"/>
                      <a:srcRect t="13531" b="13621"/>
                      <a:stretch/>
                    </pic:blipFill>
                    <pic:spPr bwMode="auto">
                      <a:xfrm>
                        <a:off x="0" y="0"/>
                        <a:ext cx="5943600" cy="2435501"/>
                      </a:xfrm>
                      <a:prstGeom prst="rect">
                        <a:avLst/>
                      </a:prstGeom>
                      <a:ln>
                        <a:noFill/>
                      </a:ln>
                      <a:extLst>
                        <a:ext uri="{53640926-AAD7-44D8-BBD7-CCE9431645EC}">
                          <a14:shadowObscured xmlns:a14="http://schemas.microsoft.com/office/drawing/2010/main"/>
                        </a:ext>
                      </a:extLst>
                    </pic:spPr>
                  </pic:pic>
                </a:graphicData>
              </a:graphic>
            </wp:inline>
          </w:drawing>
        </w:r>
      </w:ins>
      <w:ins w:id="65" w:author="Weihan Liu" w:date="2020-07-11T16:07:00Z">
        <w:r>
          <w:rPr>
            <w:color w:val="000000"/>
            <w:shd w:val="clear" w:color="auto" w:fill="FFFFFF"/>
          </w:rPr>
          <w:t>F</w:t>
        </w:r>
      </w:ins>
      <w:r w:rsidR="004B0DD1" w:rsidRPr="000423F6">
        <w:rPr>
          <w:rFonts w:ascii="Times New Roman" w:hAnsi="Times New Roman" w:cs="Times New Roman"/>
          <w:b/>
          <w:bCs/>
          <w:color w:val="000000" w:themeColor="text1"/>
        </w:rPr>
        <w:t xml:space="preserve">igure </w:t>
      </w:r>
      <w:r w:rsidR="004727FC" w:rsidRPr="000423F6">
        <w:rPr>
          <w:rFonts w:ascii="Times New Roman" w:hAnsi="Times New Roman" w:cs="Times New Roman"/>
          <w:b/>
          <w:bCs/>
          <w:color w:val="000000" w:themeColor="text1"/>
        </w:rPr>
        <w:t>2</w:t>
      </w:r>
      <w:r w:rsidR="004727FC" w:rsidRPr="000423F6">
        <w:rPr>
          <w:rFonts w:ascii="Times New Roman" w:hAnsi="Times New Roman" w:cs="Times New Roman"/>
          <w:color w:val="000000" w:themeColor="text1"/>
        </w:rPr>
        <w:t>.</w:t>
      </w:r>
      <w:r w:rsidR="004B0DD1" w:rsidRPr="000423F6">
        <w:rPr>
          <w:rFonts w:ascii="Times New Roman" w:hAnsi="Times New Roman" w:cs="Times New Roman"/>
          <w:color w:val="000000" w:themeColor="text1"/>
        </w:rPr>
        <w:t xml:space="preserve"> </w:t>
      </w:r>
      <w:r w:rsidR="004727FC" w:rsidRPr="000423F6">
        <w:rPr>
          <w:rFonts w:ascii="Times New Roman" w:hAnsi="Times New Roman" w:cs="Times New Roman"/>
          <w:color w:val="000000" w:themeColor="text1"/>
        </w:rPr>
        <w:t>Analysis of</w:t>
      </w:r>
      <w:del w:id="66" w:author="Xiao Xiao" w:date="2020-07-10T17:56:00Z">
        <w:r w:rsidR="004727FC" w:rsidRPr="000423F6" w:rsidDel="00145A49">
          <w:rPr>
            <w:rFonts w:ascii="Times New Roman" w:hAnsi="Times New Roman" w:cs="Times New Roman"/>
            <w:color w:val="000000" w:themeColor="text1"/>
          </w:rPr>
          <w:delText xml:space="preserve"> </w:delText>
        </w:r>
      </w:del>
      <w:r w:rsidR="004A456C" w:rsidRPr="000423F6">
        <w:rPr>
          <w:rFonts w:ascii="Times New Roman" w:hAnsi="Times New Roman" w:cs="Times New Roman"/>
          <w:color w:val="000000" w:themeColor="text1"/>
        </w:rPr>
        <w:tab/>
        <w:t xml:space="preserve">targets and formats of </w:t>
      </w:r>
      <w:r w:rsidR="004727FC" w:rsidRPr="000423F6">
        <w:rPr>
          <w:rFonts w:ascii="Times New Roman" w:hAnsi="Times New Roman" w:cs="Times New Roman"/>
          <w:color w:val="000000" w:themeColor="text1"/>
        </w:rPr>
        <w:t>the</w:t>
      </w:r>
      <w:r w:rsidR="004A456C" w:rsidRPr="000423F6">
        <w:rPr>
          <w:rFonts w:ascii="Times New Roman" w:hAnsi="Times New Roman" w:cs="Times New Roman"/>
          <w:color w:val="000000" w:themeColor="text1"/>
        </w:rPr>
        <w:t xml:space="preserve"> the</w:t>
      </w:r>
      <w:r w:rsidR="004727FC" w:rsidRPr="000423F6">
        <w:rPr>
          <w:rFonts w:ascii="Times New Roman" w:hAnsi="Times New Roman" w:cs="Times New Roman"/>
          <w:color w:val="000000" w:themeColor="text1"/>
        </w:rPr>
        <w:t>rapeutic</w:t>
      </w:r>
      <w:r w:rsidR="00DA5593" w:rsidRPr="000423F6">
        <w:rPr>
          <w:rFonts w:ascii="Times New Roman" w:hAnsi="Times New Roman" w:cs="Times New Roman"/>
          <w:color w:val="000000" w:themeColor="text1"/>
        </w:rPr>
        <w:t>s</w:t>
      </w:r>
      <w:r w:rsidR="004727FC" w:rsidRPr="000423F6">
        <w:rPr>
          <w:rFonts w:ascii="Times New Roman" w:hAnsi="Times New Roman" w:cs="Times New Roman"/>
          <w:color w:val="000000" w:themeColor="text1"/>
        </w:rPr>
        <w:t xml:space="preserve"> under development for COVID-19</w:t>
      </w:r>
      <w:r w:rsidR="00DA5593" w:rsidRPr="000423F6">
        <w:rPr>
          <w:rFonts w:ascii="Times New Roman" w:hAnsi="Times New Roman" w:cs="Times New Roman"/>
          <w:color w:val="000000" w:themeColor="text1"/>
        </w:rPr>
        <w:t>. (A)</w:t>
      </w:r>
      <w:r w:rsidR="004727FC" w:rsidRPr="000423F6">
        <w:rPr>
          <w:rFonts w:ascii="Times New Roman" w:hAnsi="Times New Roman" w:cs="Times New Roman"/>
          <w:color w:val="000000" w:themeColor="text1"/>
        </w:rPr>
        <w:t xml:space="preserve"> </w:t>
      </w:r>
      <w:r w:rsidR="004B0DD1" w:rsidRPr="000423F6">
        <w:rPr>
          <w:rFonts w:ascii="Times New Roman" w:hAnsi="Times New Roman" w:cs="Times New Roman"/>
          <w:color w:val="000000" w:themeColor="text1"/>
        </w:rPr>
        <w:t xml:space="preserve">Distribution of </w:t>
      </w:r>
      <w:r w:rsidR="00AC4586" w:rsidRPr="000423F6">
        <w:rPr>
          <w:rFonts w:ascii="Times New Roman" w:hAnsi="Times New Roman" w:cs="Times New Roman"/>
          <w:color w:val="000000" w:themeColor="text1"/>
        </w:rPr>
        <w:t>therapeutic</w:t>
      </w:r>
      <w:r w:rsidR="004B0DD1" w:rsidRPr="000423F6">
        <w:rPr>
          <w:rFonts w:ascii="Times New Roman" w:hAnsi="Times New Roman" w:cs="Times New Roman"/>
          <w:color w:val="000000" w:themeColor="text1"/>
        </w:rPr>
        <w:t xml:space="preserve"> target</w:t>
      </w:r>
      <w:r w:rsidR="00AC4586" w:rsidRPr="000423F6">
        <w:rPr>
          <w:rFonts w:ascii="Times New Roman" w:hAnsi="Times New Roman" w:cs="Times New Roman"/>
          <w:color w:val="000000" w:themeColor="text1"/>
        </w:rPr>
        <w:t>s</w:t>
      </w:r>
      <w:r w:rsidR="004B0DD1" w:rsidRPr="000423F6">
        <w:rPr>
          <w:rFonts w:ascii="Times New Roman" w:hAnsi="Times New Roman" w:cs="Times New Roman"/>
          <w:color w:val="000000" w:themeColor="text1"/>
        </w:rPr>
        <w:t xml:space="preserve"> </w:t>
      </w:r>
      <w:r w:rsidR="00AC4586" w:rsidRPr="000423F6">
        <w:rPr>
          <w:rFonts w:ascii="Times New Roman" w:hAnsi="Times New Roman" w:cs="Times New Roman"/>
          <w:color w:val="000000" w:themeColor="text1"/>
        </w:rPr>
        <w:t>of</w:t>
      </w:r>
      <w:r w:rsidR="004B0DD1" w:rsidRPr="000423F6">
        <w:rPr>
          <w:rFonts w:ascii="Times New Roman" w:hAnsi="Times New Roman" w:cs="Times New Roman"/>
          <w:color w:val="000000" w:themeColor="text1"/>
        </w:rPr>
        <w:t xml:space="preserve"> therapeutic antibodies under development for C</w:t>
      </w:r>
      <w:r w:rsidR="00DA5593" w:rsidRPr="000423F6">
        <w:rPr>
          <w:rFonts w:ascii="Times New Roman" w:hAnsi="Times New Roman" w:cs="Times New Roman"/>
          <w:color w:val="000000" w:themeColor="text1"/>
        </w:rPr>
        <w:t>OVID</w:t>
      </w:r>
      <w:r w:rsidR="004B0DD1" w:rsidRPr="000423F6">
        <w:rPr>
          <w:rFonts w:ascii="Times New Roman" w:hAnsi="Times New Roman" w:cs="Times New Roman"/>
          <w:color w:val="000000" w:themeColor="text1"/>
        </w:rPr>
        <w:t xml:space="preserve">-19. </w:t>
      </w:r>
      <w:r w:rsidR="005648F0" w:rsidRPr="000423F6">
        <w:rPr>
          <w:rFonts w:ascii="Times New Roman" w:hAnsi="Times New Roman" w:cs="Times New Roman"/>
          <w:color w:val="000000" w:themeColor="text1"/>
        </w:rPr>
        <w:t>(</w:t>
      </w:r>
      <w:r w:rsidR="004B0DD1" w:rsidRPr="000423F6">
        <w:rPr>
          <w:rFonts w:ascii="Times New Roman" w:hAnsi="Times New Roman" w:cs="Times New Roman"/>
          <w:color w:val="000000" w:themeColor="text1"/>
        </w:rPr>
        <w:t>B</w:t>
      </w:r>
      <w:r w:rsidR="0056630C" w:rsidRPr="000423F6">
        <w:rPr>
          <w:rFonts w:ascii="Times New Roman" w:hAnsi="Times New Roman" w:cs="Times New Roman"/>
          <w:color w:val="000000" w:themeColor="text1"/>
        </w:rPr>
        <w:t>). Distribution</w:t>
      </w:r>
      <w:r w:rsidR="004B0DD1" w:rsidRPr="000423F6">
        <w:rPr>
          <w:rFonts w:ascii="Times New Roman" w:hAnsi="Times New Roman" w:cs="Times New Roman"/>
          <w:color w:val="000000" w:themeColor="text1"/>
        </w:rPr>
        <w:t xml:space="preserve"> of </w:t>
      </w:r>
      <w:r w:rsidR="005D73BF" w:rsidRPr="000423F6">
        <w:rPr>
          <w:rFonts w:ascii="Times New Roman" w:hAnsi="Times New Roman" w:cs="Times New Roman"/>
          <w:color w:val="000000" w:themeColor="text1"/>
        </w:rPr>
        <w:t xml:space="preserve">the </w:t>
      </w:r>
      <w:r w:rsidR="004B0DD1" w:rsidRPr="000423F6">
        <w:rPr>
          <w:rFonts w:ascii="Times New Roman" w:hAnsi="Times New Roman" w:cs="Times New Roman"/>
          <w:color w:val="000000" w:themeColor="text1"/>
        </w:rPr>
        <w:t xml:space="preserve">formats </w:t>
      </w:r>
      <w:r w:rsidR="005D73BF" w:rsidRPr="000423F6">
        <w:rPr>
          <w:rFonts w:ascii="Times New Roman" w:hAnsi="Times New Roman" w:cs="Times New Roman"/>
          <w:color w:val="000000" w:themeColor="text1"/>
        </w:rPr>
        <w:t>for</w:t>
      </w:r>
      <w:r w:rsidR="004B0DD1" w:rsidRPr="000423F6">
        <w:rPr>
          <w:rFonts w:ascii="Times New Roman" w:hAnsi="Times New Roman" w:cs="Times New Roman"/>
          <w:color w:val="000000" w:themeColor="text1"/>
        </w:rPr>
        <w:t xml:space="preserve"> therapeutic</w:t>
      </w:r>
      <w:r w:rsidR="00640A4A" w:rsidRPr="000423F6">
        <w:rPr>
          <w:rFonts w:ascii="Times New Roman" w:hAnsi="Times New Roman" w:cs="Times New Roman"/>
          <w:color w:val="000000" w:themeColor="text1"/>
        </w:rPr>
        <w:t xml:space="preserve">s </w:t>
      </w:r>
      <w:r w:rsidR="004B0DD1" w:rsidRPr="000423F6">
        <w:rPr>
          <w:rFonts w:ascii="Times New Roman" w:hAnsi="Times New Roman" w:cs="Times New Roman"/>
          <w:color w:val="000000" w:themeColor="text1"/>
        </w:rPr>
        <w:t xml:space="preserve">under development for Covid-19. </w:t>
      </w:r>
      <w:r w:rsidR="00AC4586" w:rsidRPr="000423F6">
        <w:rPr>
          <w:rFonts w:ascii="Times New Roman" w:hAnsi="Times New Roman" w:cs="Times New Roman"/>
          <w:color w:val="000000" w:themeColor="text1"/>
        </w:rPr>
        <w:t xml:space="preserve">The number of programs </w:t>
      </w:r>
      <w:r w:rsidR="00493DF5" w:rsidRPr="000423F6">
        <w:rPr>
          <w:rFonts w:ascii="Times New Roman" w:hAnsi="Times New Roman" w:cs="Times New Roman"/>
          <w:color w:val="000000" w:themeColor="text1"/>
        </w:rPr>
        <w:t xml:space="preserve">for each target and format </w:t>
      </w:r>
      <w:r w:rsidR="00AC4586" w:rsidRPr="000423F6">
        <w:rPr>
          <w:rFonts w:ascii="Times New Roman" w:hAnsi="Times New Roman" w:cs="Times New Roman"/>
          <w:color w:val="000000" w:themeColor="text1"/>
        </w:rPr>
        <w:t>are shown, followed by the proportion to the total number of</w:t>
      </w:r>
      <w:r w:rsidR="00093530" w:rsidRPr="000423F6">
        <w:rPr>
          <w:rFonts w:ascii="Times New Roman" w:hAnsi="Times New Roman" w:cs="Times New Roman"/>
          <w:color w:val="000000" w:themeColor="text1"/>
        </w:rPr>
        <w:t xml:space="preserve"> all</w:t>
      </w:r>
      <w:r w:rsidR="00AC4586" w:rsidRPr="000423F6">
        <w:rPr>
          <w:rFonts w:ascii="Times New Roman" w:hAnsi="Times New Roman" w:cs="Times New Roman"/>
          <w:color w:val="000000" w:themeColor="text1"/>
        </w:rPr>
        <w:t xml:space="preserve"> programs in </w:t>
      </w:r>
      <w:r w:rsidR="00AC4586" w:rsidRPr="000423F6">
        <w:rPr>
          <w:rFonts w:ascii="Times New Roman" w:hAnsi="Times New Roman" w:cs="Times New Roman"/>
          <w:color w:val="000000" w:themeColor="text1"/>
        </w:rPr>
        <w:lastRenderedPageBreak/>
        <w:t xml:space="preserve">paraphrase. </w:t>
      </w:r>
      <w:r w:rsidR="004B0DD1" w:rsidRPr="000423F6">
        <w:rPr>
          <w:rFonts w:ascii="Times New Roman" w:hAnsi="Times New Roman" w:cs="Times New Roman"/>
          <w:color w:val="000000" w:themeColor="text1"/>
        </w:rPr>
        <w:t xml:space="preserve">Only the top five </w:t>
      </w:r>
      <w:r w:rsidR="005015B1" w:rsidRPr="000423F6">
        <w:rPr>
          <w:rFonts w:ascii="Times New Roman" w:hAnsi="Times New Roman" w:cs="Times New Roman"/>
          <w:color w:val="000000" w:themeColor="text1"/>
        </w:rPr>
        <w:t xml:space="preserve">targets and </w:t>
      </w:r>
      <w:r w:rsidR="004B0DD1" w:rsidRPr="000423F6">
        <w:rPr>
          <w:rFonts w:ascii="Times New Roman" w:hAnsi="Times New Roman" w:cs="Times New Roman"/>
          <w:color w:val="000000" w:themeColor="text1"/>
        </w:rPr>
        <w:t>formats by amounts are shown</w:t>
      </w:r>
      <w:r w:rsidR="00B013A8" w:rsidRPr="000423F6">
        <w:rPr>
          <w:rFonts w:ascii="Times New Roman" w:hAnsi="Times New Roman" w:cs="Times New Roman"/>
          <w:color w:val="000000" w:themeColor="text1"/>
        </w:rPr>
        <w:t>, the rest were populated in “Others”</w:t>
      </w:r>
      <w:r w:rsidR="00D60611" w:rsidRPr="000423F6">
        <w:rPr>
          <w:rFonts w:ascii="Times New Roman" w:hAnsi="Times New Roman" w:cs="Times New Roman"/>
          <w:color w:val="000000" w:themeColor="text1"/>
        </w:rPr>
        <w:t>.</w:t>
      </w:r>
    </w:p>
    <w:p w14:paraId="28AC4536" w14:textId="77777777" w:rsidR="00922000" w:rsidRDefault="00922000">
      <w:pPr>
        <w:pStyle w:val="ListParagraph"/>
        <w:spacing w:before="120" w:after="120" w:line="480" w:lineRule="auto"/>
        <w:jc w:val="both"/>
        <w:rPr>
          <w:b/>
          <w:bCs/>
          <w:color w:val="000000" w:themeColor="text1"/>
        </w:rPr>
        <w:pPrChange w:id="67" w:author="Xin Yu" w:date="2020-07-11T15:24:00Z">
          <w:pPr>
            <w:pStyle w:val="ListParagraph"/>
            <w:spacing w:before="120" w:after="120" w:line="360" w:lineRule="auto"/>
            <w:jc w:val="both"/>
          </w:pPr>
        </w:pPrChange>
      </w:pPr>
    </w:p>
    <w:p w14:paraId="127F2DC8" w14:textId="4E799093" w:rsidR="00922000" w:rsidRDefault="00922000">
      <w:pPr>
        <w:pStyle w:val="ListParagraph"/>
        <w:numPr>
          <w:ilvl w:val="0"/>
          <w:numId w:val="7"/>
        </w:numPr>
        <w:spacing w:before="120" w:after="120" w:line="480" w:lineRule="auto"/>
        <w:jc w:val="both"/>
        <w:rPr>
          <w:b/>
          <w:bCs/>
          <w:color w:val="000000" w:themeColor="text1"/>
        </w:rPr>
        <w:pPrChange w:id="68" w:author="Xin Yu" w:date="2020-07-11T15:24:00Z">
          <w:pPr>
            <w:pStyle w:val="ListParagraph"/>
            <w:numPr>
              <w:numId w:val="7"/>
            </w:numPr>
            <w:spacing w:before="120" w:after="120" w:line="360" w:lineRule="auto"/>
            <w:ind w:hanging="360"/>
            <w:jc w:val="both"/>
          </w:pPr>
        </w:pPrChange>
      </w:pPr>
      <w:r>
        <w:rPr>
          <w:b/>
          <w:bCs/>
          <w:color w:val="000000" w:themeColor="text1"/>
        </w:rPr>
        <w:t>Antibody formats</w:t>
      </w:r>
    </w:p>
    <w:p w14:paraId="65E86F35" w14:textId="4CD1BEBB" w:rsidR="00741489" w:rsidRDefault="00922000">
      <w:pPr>
        <w:spacing w:before="120" w:after="120" w:line="480" w:lineRule="auto"/>
        <w:ind w:firstLine="720"/>
        <w:jc w:val="both"/>
        <w:rPr>
          <w:rFonts w:ascii="Times New Roman" w:hAnsi="Times New Roman" w:cs="Times New Roman"/>
          <w:color w:val="000000" w:themeColor="text1"/>
          <w:sz w:val="24"/>
          <w:szCs w:val="24"/>
        </w:rPr>
        <w:pPrChange w:id="69" w:author="Xin Yu" w:date="2020-07-11T15:24:00Z">
          <w:pPr>
            <w:spacing w:before="120" w:after="120" w:line="360" w:lineRule="auto"/>
            <w:ind w:firstLine="720"/>
            <w:jc w:val="both"/>
          </w:pPr>
        </w:pPrChange>
      </w:pPr>
      <w:r>
        <w:rPr>
          <w:rFonts w:ascii="Times New Roman" w:hAnsi="Times New Roman" w:cs="Times New Roman"/>
          <w:color w:val="000000" w:themeColor="text1"/>
          <w:sz w:val="24"/>
          <w:szCs w:val="24"/>
        </w:rPr>
        <w:t>In terms of the antibody formats, a</w:t>
      </w:r>
      <w:r w:rsidRPr="004C4657">
        <w:rPr>
          <w:rFonts w:ascii="Times New Roman" w:hAnsi="Times New Roman" w:cs="Times New Roman"/>
          <w:color w:val="000000" w:themeColor="text1"/>
          <w:sz w:val="24"/>
          <w:szCs w:val="24"/>
        </w:rPr>
        <w:t xml:space="preserve">s shown in </w:t>
      </w:r>
      <w:r w:rsidRPr="003F2C7E">
        <w:rPr>
          <w:rFonts w:ascii="Times New Roman" w:hAnsi="Times New Roman" w:cs="Times New Roman"/>
          <w:b/>
          <w:bCs/>
          <w:color w:val="000000" w:themeColor="text1"/>
          <w:sz w:val="24"/>
          <w:szCs w:val="24"/>
        </w:rPr>
        <w:t>Figure 2B</w:t>
      </w:r>
      <w:r w:rsidRPr="004C4657">
        <w:rPr>
          <w:rFonts w:ascii="Times New Roman" w:hAnsi="Times New Roman" w:cs="Times New Roman"/>
          <w:color w:val="000000" w:themeColor="text1"/>
          <w:sz w:val="24"/>
          <w:szCs w:val="24"/>
        </w:rPr>
        <w:t xml:space="preserve">, over </w:t>
      </w:r>
      <w:r>
        <w:rPr>
          <w:rFonts w:ascii="Times New Roman" w:hAnsi="Times New Roman" w:cs="Times New Roman"/>
          <w:color w:val="000000" w:themeColor="text1"/>
          <w:sz w:val="24"/>
          <w:szCs w:val="24"/>
        </w:rPr>
        <w:t>80</w:t>
      </w:r>
      <w:r w:rsidRPr="004C4657">
        <w:rPr>
          <w:rFonts w:ascii="Times New Roman" w:hAnsi="Times New Roman" w:cs="Times New Roman"/>
          <w:color w:val="000000" w:themeColor="text1"/>
          <w:sz w:val="24"/>
          <w:szCs w:val="24"/>
        </w:rPr>
        <w:t>% of these therapeutics are in conventional</w:t>
      </w:r>
      <w:r>
        <w:rPr>
          <w:rFonts w:ascii="Times New Roman" w:hAnsi="Times New Roman" w:cs="Times New Roman"/>
          <w:color w:val="000000" w:themeColor="text1"/>
          <w:sz w:val="24"/>
          <w:szCs w:val="24"/>
        </w:rPr>
        <w:t xml:space="preserve"> antibody</w:t>
      </w:r>
      <w:r w:rsidRPr="004C4657">
        <w:rPr>
          <w:rFonts w:ascii="Times New Roman" w:hAnsi="Times New Roman" w:cs="Times New Roman"/>
          <w:color w:val="000000" w:themeColor="text1"/>
          <w:sz w:val="24"/>
          <w:szCs w:val="24"/>
        </w:rPr>
        <w:t xml:space="preserve"> format, and the rest are in bi- or tri-specific </w:t>
      </w:r>
      <w:r>
        <w:rPr>
          <w:rFonts w:ascii="Times New Roman" w:hAnsi="Times New Roman" w:cs="Times New Roman"/>
          <w:color w:val="000000" w:themeColor="text1"/>
          <w:sz w:val="24"/>
          <w:szCs w:val="24"/>
        </w:rPr>
        <w:t>antibody</w:t>
      </w:r>
      <w:r w:rsidRPr="004C4657">
        <w:rPr>
          <w:rFonts w:ascii="Times New Roman" w:hAnsi="Times New Roman" w:cs="Times New Roman"/>
          <w:color w:val="000000" w:themeColor="text1"/>
          <w:sz w:val="24"/>
          <w:szCs w:val="24"/>
        </w:rPr>
        <w:t>, single</w:t>
      </w:r>
      <w:r>
        <w:rPr>
          <w:rFonts w:ascii="Times New Roman" w:hAnsi="Times New Roman" w:cs="Times New Roman"/>
          <w:color w:val="000000" w:themeColor="text1"/>
          <w:sz w:val="24"/>
          <w:szCs w:val="24"/>
        </w:rPr>
        <w:t>-</w:t>
      </w:r>
      <w:r w:rsidRPr="004C4657">
        <w:rPr>
          <w:rFonts w:ascii="Times New Roman" w:hAnsi="Times New Roman" w:cs="Times New Roman"/>
          <w:color w:val="000000" w:themeColor="text1"/>
          <w:sz w:val="24"/>
          <w:szCs w:val="24"/>
        </w:rPr>
        <w:t xml:space="preserve">domain </w:t>
      </w:r>
      <w:r>
        <w:rPr>
          <w:rFonts w:ascii="Times New Roman" w:hAnsi="Times New Roman" w:cs="Times New Roman"/>
          <w:color w:val="000000" w:themeColor="text1"/>
          <w:sz w:val="24"/>
          <w:szCs w:val="24"/>
        </w:rPr>
        <w:t>antibody</w:t>
      </w:r>
      <w:r w:rsidRPr="004C46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polyclonal antibodies, </w:t>
      </w:r>
      <w:r w:rsidRPr="004C4657">
        <w:rPr>
          <w:rFonts w:ascii="Times New Roman" w:hAnsi="Times New Roman" w:cs="Times New Roman"/>
          <w:color w:val="000000" w:themeColor="text1"/>
          <w:sz w:val="24"/>
          <w:szCs w:val="24"/>
        </w:rPr>
        <w:t xml:space="preserve">fusion protein, </w:t>
      </w:r>
      <w:r>
        <w:rPr>
          <w:rFonts w:ascii="Times New Roman" w:hAnsi="Times New Roman" w:cs="Times New Roman"/>
          <w:color w:val="000000" w:themeColor="text1"/>
          <w:sz w:val="24"/>
          <w:szCs w:val="24"/>
        </w:rPr>
        <w:t>and</w:t>
      </w:r>
      <w:r w:rsidRPr="004C46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other</w:t>
      </w:r>
      <w:r w:rsidRPr="004C46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(e.g. </w:t>
      </w:r>
      <w:proofErr w:type="spellStart"/>
      <w:r>
        <w:rPr>
          <w:rFonts w:ascii="Times New Roman" w:hAnsi="Times New Roman" w:cs="Times New Roman"/>
          <w:color w:val="000000" w:themeColor="text1"/>
          <w:sz w:val="24"/>
          <w:szCs w:val="24"/>
        </w:rPr>
        <w:t>DARPin</w:t>
      </w:r>
      <w:proofErr w:type="spellEnd"/>
      <w:r>
        <w:rPr>
          <w:rFonts w:ascii="Times New Roman" w:hAnsi="Times New Roman" w:cs="Times New Roman"/>
          <w:color w:val="000000" w:themeColor="text1"/>
          <w:sz w:val="24"/>
          <w:szCs w:val="24"/>
        </w:rPr>
        <w:t xml:space="preserve">, mRNA-encoding </w:t>
      </w:r>
      <w:proofErr w:type="spellStart"/>
      <w:r>
        <w:rPr>
          <w:rFonts w:ascii="Times New Roman" w:hAnsi="Times New Roman" w:cs="Times New Roman"/>
          <w:color w:val="000000" w:themeColor="text1"/>
          <w:sz w:val="24"/>
          <w:szCs w:val="24"/>
        </w:rPr>
        <w:t>mAb</w:t>
      </w:r>
      <w:proofErr w:type="spellEnd"/>
      <w:r>
        <w:rPr>
          <w:rFonts w:ascii="Times New Roman" w:hAnsi="Times New Roman" w:cs="Times New Roman"/>
          <w:color w:val="000000" w:themeColor="text1"/>
          <w:sz w:val="24"/>
          <w:szCs w:val="24"/>
        </w:rPr>
        <w:t xml:space="preserve">, radiotherapeutics) </w:t>
      </w:r>
      <w:r w:rsidRPr="004C4657">
        <w:rPr>
          <w:rFonts w:ascii="Times New Roman" w:hAnsi="Times New Roman" w:cs="Times New Roman"/>
          <w:color w:val="000000" w:themeColor="text1"/>
          <w:sz w:val="24"/>
          <w:szCs w:val="24"/>
        </w:rPr>
        <w:t xml:space="preserve">formats. </w:t>
      </w:r>
      <w:r w:rsidR="00E66DAC">
        <w:rPr>
          <w:rFonts w:ascii="Times New Roman" w:hAnsi="Times New Roman" w:cs="Times New Roman"/>
          <w:color w:val="000000" w:themeColor="text1"/>
          <w:sz w:val="24"/>
          <w:szCs w:val="24"/>
        </w:rPr>
        <w:t xml:space="preserve">Among the four </w:t>
      </w:r>
      <w:r w:rsidR="00E06918">
        <w:rPr>
          <w:rFonts w:ascii="Times New Roman" w:hAnsi="Times New Roman" w:cs="Times New Roman"/>
          <w:color w:val="000000" w:themeColor="text1"/>
          <w:sz w:val="24"/>
          <w:szCs w:val="24"/>
        </w:rPr>
        <w:t xml:space="preserve">most advanced antibody therapeutics that specifically targeting </w:t>
      </w:r>
      <w:r w:rsidR="00D8325A">
        <w:rPr>
          <w:rFonts w:ascii="Times New Roman" w:hAnsi="Times New Roman" w:cs="Times New Roman"/>
          <w:color w:val="000000" w:themeColor="text1"/>
          <w:sz w:val="24"/>
          <w:szCs w:val="24"/>
        </w:rPr>
        <w:t xml:space="preserve">SARS-COV-2 S protein, </w:t>
      </w:r>
      <w:r w:rsidR="00E06918">
        <w:rPr>
          <w:rFonts w:ascii="Times New Roman" w:hAnsi="Times New Roman" w:cs="Times New Roman"/>
          <w:color w:val="000000" w:themeColor="text1"/>
          <w:sz w:val="24"/>
          <w:szCs w:val="24"/>
        </w:rPr>
        <w:t>three of them (</w:t>
      </w:r>
      <w:r w:rsidR="00E66DAC" w:rsidRPr="00706B0A">
        <w:rPr>
          <w:rFonts w:ascii="Times New Roman" w:hAnsi="Times New Roman" w:cs="Times New Roman"/>
          <w:color w:val="000000" w:themeColor="text1"/>
          <w:sz w:val="24"/>
          <w:szCs w:val="24"/>
        </w:rPr>
        <w:t>LY-CoV555</w:t>
      </w:r>
      <w:r w:rsidR="00E66DAC">
        <w:rPr>
          <w:rFonts w:ascii="Times New Roman" w:hAnsi="Times New Roman" w:cs="Times New Roman"/>
          <w:color w:val="000000" w:themeColor="text1"/>
          <w:sz w:val="24"/>
          <w:szCs w:val="24"/>
        </w:rPr>
        <w:t xml:space="preserve">, </w:t>
      </w:r>
      <w:r w:rsidR="00E66DAC" w:rsidRPr="00706B0A">
        <w:rPr>
          <w:rFonts w:ascii="Times New Roman" w:hAnsi="Times New Roman" w:cs="Times New Roman"/>
          <w:color w:val="000000" w:themeColor="text1"/>
          <w:sz w:val="24"/>
          <w:szCs w:val="24"/>
        </w:rPr>
        <w:t>JS016</w:t>
      </w:r>
      <w:r w:rsidR="00E66DAC">
        <w:rPr>
          <w:rFonts w:ascii="Times New Roman" w:hAnsi="Times New Roman" w:cs="Times New Roman"/>
          <w:color w:val="000000" w:themeColor="text1"/>
          <w:sz w:val="24"/>
          <w:szCs w:val="24"/>
        </w:rPr>
        <w:t xml:space="preserve"> and TY027</w:t>
      </w:r>
      <w:r w:rsidR="00E06918">
        <w:rPr>
          <w:rFonts w:ascii="Times New Roman" w:hAnsi="Times New Roman" w:cs="Times New Roman"/>
          <w:color w:val="000000" w:themeColor="text1"/>
          <w:sz w:val="24"/>
          <w:szCs w:val="24"/>
        </w:rPr>
        <w:t>)</w:t>
      </w:r>
      <w:r w:rsidR="00E66DAC">
        <w:rPr>
          <w:rFonts w:ascii="Times New Roman" w:hAnsi="Times New Roman" w:cs="Times New Roman"/>
          <w:color w:val="000000" w:themeColor="text1"/>
          <w:sz w:val="24"/>
          <w:szCs w:val="24"/>
        </w:rPr>
        <w:t xml:space="preserve"> are in monoclonal antibody form</w:t>
      </w:r>
      <w:r w:rsidR="003C4470">
        <w:rPr>
          <w:rFonts w:ascii="Times New Roman" w:hAnsi="Times New Roman" w:cs="Times New Roman"/>
          <w:color w:val="000000" w:themeColor="text1"/>
          <w:sz w:val="24"/>
          <w:szCs w:val="24"/>
        </w:rPr>
        <w:t>at</w:t>
      </w:r>
      <w:r w:rsidR="00E06918">
        <w:rPr>
          <w:rFonts w:ascii="Times New Roman" w:hAnsi="Times New Roman" w:cs="Times New Roman"/>
          <w:color w:val="000000" w:themeColor="text1"/>
          <w:sz w:val="24"/>
          <w:szCs w:val="24"/>
        </w:rPr>
        <w:t xml:space="preserve">, and </w:t>
      </w:r>
      <w:r w:rsidR="00BF6553">
        <w:rPr>
          <w:rFonts w:ascii="Times New Roman" w:hAnsi="Times New Roman" w:cs="Times New Roman"/>
          <w:color w:val="000000" w:themeColor="text1"/>
          <w:sz w:val="24"/>
          <w:szCs w:val="24"/>
        </w:rPr>
        <w:t xml:space="preserve">the last </w:t>
      </w:r>
      <w:r w:rsidR="00E06918">
        <w:rPr>
          <w:rFonts w:ascii="Times New Roman" w:hAnsi="Times New Roman" w:cs="Times New Roman"/>
          <w:color w:val="000000" w:themeColor="text1"/>
          <w:sz w:val="24"/>
          <w:szCs w:val="24"/>
        </w:rPr>
        <w:t>one (</w:t>
      </w:r>
      <w:r w:rsidR="00E06918" w:rsidRPr="00E06918">
        <w:rPr>
          <w:rFonts w:ascii="Times New Roman" w:hAnsi="Times New Roman" w:cs="Times New Roman"/>
          <w:color w:val="000000" w:themeColor="text1"/>
          <w:sz w:val="24"/>
          <w:szCs w:val="24"/>
        </w:rPr>
        <w:t>Regeneron's REGN-COV2) is in double antibody cocktail. REGN-COV2's two antibodies bind non-competitively to the critical receptor binding domain of the virus's spike protein, which diminishes the ability of mutant viruses to escape treatment and protects against spike variants that have arisen in the human population</w:t>
      </w:r>
      <w:r w:rsidR="00BF6553">
        <w:rPr>
          <w:rFonts w:ascii="Times New Roman" w:hAnsi="Times New Roman" w:cs="Times New Roman"/>
          <w:color w:val="000000" w:themeColor="text1"/>
          <w:sz w:val="24"/>
          <w:szCs w:val="24"/>
        </w:rPr>
        <w:t xml:space="preserve"> </w:t>
      </w:r>
      <w:r w:rsidR="00E06918">
        <w:rPr>
          <w:rFonts w:ascii="Times New Roman" w:hAnsi="Times New Roman" w:cs="Times New Roman"/>
          <w:color w:val="000000" w:themeColor="text1"/>
          <w:sz w:val="24"/>
          <w:szCs w:val="24"/>
        </w:rPr>
        <w:fldChar w:fldCharType="begin"/>
      </w:r>
      <w:r w:rsidR="0085085D">
        <w:rPr>
          <w:rFonts w:ascii="Times New Roman" w:hAnsi="Times New Roman" w:cs="Times New Roman"/>
          <w:color w:val="000000" w:themeColor="text1"/>
          <w:sz w:val="24"/>
          <w:szCs w:val="24"/>
        </w:rPr>
        <w:instrText xml:space="preserve"> ADDIN EN.CITE &lt;EndNote&gt;&lt;Cite&gt;&lt;Author&gt;Baum&lt;/Author&gt;&lt;Year&gt;2020&lt;/Year&gt;&lt;RecNum&gt;3057&lt;/RecNum&gt;&lt;DisplayText&gt;[4]&lt;/DisplayText&gt;&lt;record&gt;&lt;rec-number&gt;3057&lt;/rec-number&gt;&lt;foreign-keys&gt;&lt;key app="EN" db-id="2z5wddev3xpz25evdr2vx9verfz0pa0055zs" timestamp="1594366076"&gt;3057&lt;/key&gt;&lt;/foreign-keys&gt;&lt;ref-type name="Journal Article"&gt;17&lt;/ref-type&gt;&lt;contributors&gt;&lt;authors&gt;&lt;author&gt;Baum, A.&lt;/author&gt;&lt;author&gt;Fulton, B. O.&lt;/author&gt;&lt;author&gt;Wloga, E.&lt;/author&gt;&lt;author&gt;Copin, R.&lt;/author&gt;&lt;author&gt;Pascal, K. E.&lt;/author&gt;&lt;author&gt;Russo, V.&lt;/author&gt;&lt;author&gt;Giordano, S.&lt;/author&gt;&lt;author&gt;Lanza, K.&lt;/author&gt;&lt;author&gt;Negron, N.&lt;/author&gt;&lt;author&gt;Ni, M.&lt;/author&gt;&lt;author&gt;Wei, Y.&lt;/author&gt;&lt;author&gt;Atwal, G. S.&lt;/author&gt;&lt;author&gt;Murphy, A. J.&lt;/author&gt;&lt;author&gt;Stahl, N.&lt;/author&gt;&lt;author&gt;Yancopoulos, G. D.&lt;/author&gt;&lt;author&gt;Kyratsous, C. A.&lt;/author&gt;&lt;/authors&gt;&lt;/contributors&gt;&lt;auth-address&gt;Regeneron Pharmaceuticals Inc., Tarrytown, NY 10591, USA.&amp;#xD;Regeneron Pharmaceuticals Inc., Tarrytown, NY 10591, USA. christos.kyratsous@regeneron.com.&lt;/auth-address&gt;&lt;titles&gt;&lt;title&gt;Antibody cocktail to SARS-CoV-2 spike protein prevents rapid mutational escape seen with individual antibodies&lt;/title&gt;&lt;secondary-title&gt;Science&lt;/secondary-title&gt;&lt;/titles&gt;&lt;periodical&gt;&lt;full-title&gt;Science&lt;/full-title&gt;&lt;abbr-1&gt;Science (New York, N.Y&lt;/abbr-1&gt;&lt;/periodical&gt;&lt;dates&gt;&lt;year&gt;2020&lt;/year&gt;&lt;pub-dates&gt;&lt;date&gt;Jun 15&lt;/date&gt;&lt;/pub-dates&gt;&lt;/dates&gt;&lt;isbn&gt;1095-9203 (Electronic)&amp;#xD;0036-8075 (Linking)&lt;/isbn&gt;&lt;accession-num&gt;32540904&lt;/accession-num&gt;&lt;urls&gt;&lt;related-urls&gt;&lt;url&gt;https://www.ncbi.nlm.nih.gov/pubmed/32540904&lt;/url&gt;&lt;/related-urls&gt;&lt;/urls&gt;&lt;custom2&gt;PMC7299283&lt;/custom2&gt;&lt;electronic-resource-num&gt;10.1126/science.abd0831&lt;/electronic-resource-num&gt;&lt;/record&gt;&lt;/Cite&gt;&lt;/EndNote&gt;</w:instrText>
      </w:r>
      <w:r w:rsidR="00E06918">
        <w:rPr>
          <w:rFonts w:ascii="Times New Roman" w:hAnsi="Times New Roman" w:cs="Times New Roman"/>
          <w:color w:val="000000" w:themeColor="text1"/>
          <w:sz w:val="24"/>
          <w:szCs w:val="24"/>
        </w:rPr>
        <w:fldChar w:fldCharType="separate"/>
      </w:r>
      <w:r w:rsidR="0085085D">
        <w:rPr>
          <w:rFonts w:ascii="Times New Roman" w:hAnsi="Times New Roman" w:cs="Times New Roman"/>
          <w:noProof/>
          <w:color w:val="000000" w:themeColor="text1"/>
          <w:sz w:val="24"/>
          <w:szCs w:val="24"/>
        </w:rPr>
        <w:t>[4]</w:t>
      </w:r>
      <w:r w:rsidR="00E06918">
        <w:rPr>
          <w:rFonts w:ascii="Times New Roman" w:hAnsi="Times New Roman" w:cs="Times New Roman"/>
          <w:color w:val="000000" w:themeColor="text1"/>
          <w:sz w:val="24"/>
          <w:szCs w:val="24"/>
        </w:rPr>
        <w:fldChar w:fldCharType="end"/>
      </w:r>
      <w:r w:rsidR="00E06918">
        <w:rPr>
          <w:rFonts w:ascii="Times New Roman" w:hAnsi="Times New Roman" w:cs="Times New Roman"/>
          <w:color w:val="000000" w:themeColor="text1"/>
          <w:sz w:val="24"/>
          <w:szCs w:val="24"/>
        </w:rPr>
        <w:t xml:space="preserve">. </w:t>
      </w:r>
      <w:r w:rsidR="00E06918" w:rsidRPr="00E06918">
        <w:rPr>
          <w:rFonts w:ascii="Times New Roman" w:hAnsi="Times New Roman" w:cs="Times New Roman"/>
          <w:color w:val="000000" w:themeColor="text1"/>
          <w:sz w:val="24"/>
          <w:szCs w:val="24"/>
        </w:rPr>
        <w:t>More recent research also demonstrate</w:t>
      </w:r>
      <w:ins w:id="70" w:author="Xiao Xiao" w:date="2020-07-10T18:23:00Z">
        <w:r w:rsidR="000775D6">
          <w:rPr>
            <w:rFonts w:ascii="Times New Roman" w:hAnsi="Times New Roman" w:cs="Times New Roman"/>
            <w:color w:val="000000" w:themeColor="text1"/>
            <w:sz w:val="24"/>
            <w:szCs w:val="24"/>
          </w:rPr>
          <w:t>d</w:t>
        </w:r>
      </w:ins>
      <w:del w:id="71" w:author="Xiao Xiao" w:date="2020-07-10T18:23:00Z">
        <w:r w:rsidR="00E06918" w:rsidRPr="00E06918" w:rsidDel="000775D6">
          <w:rPr>
            <w:rFonts w:ascii="Times New Roman" w:hAnsi="Times New Roman" w:cs="Times New Roman"/>
            <w:color w:val="000000" w:themeColor="text1"/>
            <w:sz w:val="24"/>
            <w:szCs w:val="24"/>
          </w:rPr>
          <w:delText>s</w:delText>
        </w:r>
      </w:del>
      <w:r w:rsidR="00E06918" w:rsidRPr="00E06918">
        <w:rPr>
          <w:rFonts w:ascii="Times New Roman" w:hAnsi="Times New Roman" w:cs="Times New Roman"/>
          <w:color w:val="000000" w:themeColor="text1"/>
          <w:sz w:val="24"/>
          <w:szCs w:val="24"/>
        </w:rPr>
        <w:t xml:space="preserve"> </w:t>
      </w:r>
      <w:ins w:id="72" w:author="Xiao Xiao" w:date="2020-07-10T18:25:00Z">
        <w:r w:rsidR="000775D6">
          <w:rPr>
            <w:rFonts w:ascii="Times New Roman" w:hAnsi="Times New Roman" w:cs="Times New Roman"/>
            <w:color w:val="000000" w:themeColor="text1"/>
            <w:sz w:val="24"/>
            <w:szCs w:val="24"/>
          </w:rPr>
          <w:t xml:space="preserve">protection </w:t>
        </w:r>
      </w:ins>
      <w:r w:rsidR="00E06918" w:rsidRPr="00E06918">
        <w:rPr>
          <w:rFonts w:ascii="Times New Roman" w:hAnsi="Times New Roman" w:cs="Times New Roman"/>
          <w:color w:val="000000" w:themeColor="text1"/>
          <w:sz w:val="24"/>
          <w:szCs w:val="24"/>
        </w:rPr>
        <w:t>coverage against </w:t>
      </w:r>
      <w:r w:rsidR="00E85C70">
        <w:fldChar w:fldCharType="begin"/>
      </w:r>
      <w:r w:rsidR="00E85C70">
        <w:instrText xml:space="preserve"> HYPERLINK "https://c212.net/c/link/?t=0&amp;l=en&amp;o=2848754-1&amp;h=1673238101&amp;u=https%3A%2F%2Fwww.biorxiv.org%2Fcontent%2F10.1101%2F2020.07.04.187757v1&amp;a=the+now+prevalent+D614G+variant" \t "_blank" </w:instrText>
      </w:r>
      <w:r w:rsidR="00E85C70">
        <w:fldChar w:fldCharType="separate"/>
      </w:r>
      <w:r w:rsidR="00E06918" w:rsidRPr="00E06918">
        <w:rPr>
          <w:rFonts w:ascii="Times New Roman" w:hAnsi="Times New Roman" w:cs="Times New Roman"/>
          <w:color w:val="000000" w:themeColor="text1"/>
          <w:sz w:val="24"/>
          <w:szCs w:val="24"/>
        </w:rPr>
        <w:t>the now prevalent D614G variant</w:t>
      </w:r>
      <w:r w:rsidR="00E85C70">
        <w:rPr>
          <w:rFonts w:ascii="Times New Roman" w:hAnsi="Times New Roman" w:cs="Times New Roman"/>
          <w:color w:val="000000" w:themeColor="text1"/>
          <w:sz w:val="24"/>
          <w:szCs w:val="24"/>
        </w:rPr>
        <w:fldChar w:fldCharType="end"/>
      </w:r>
      <w:r w:rsidR="00BF6553">
        <w:rPr>
          <w:rFonts w:ascii="Times New Roman" w:hAnsi="Times New Roman" w:cs="Times New Roman"/>
          <w:color w:val="000000" w:themeColor="text1"/>
          <w:sz w:val="24"/>
          <w:szCs w:val="24"/>
        </w:rPr>
        <w:t xml:space="preserve"> </w:t>
      </w:r>
      <w:r w:rsidR="00E06918">
        <w:rPr>
          <w:rFonts w:ascii="Times New Roman" w:hAnsi="Times New Roman" w:cs="Times New Roman"/>
          <w:color w:val="000000" w:themeColor="text1"/>
          <w:sz w:val="24"/>
          <w:szCs w:val="24"/>
        </w:rPr>
        <w:fldChar w:fldCharType="begin"/>
      </w:r>
      <w:r w:rsidR="0085085D">
        <w:rPr>
          <w:rFonts w:ascii="Times New Roman" w:hAnsi="Times New Roman" w:cs="Times New Roman"/>
          <w:color w:val="000000" w:themeColor="text1"/>
          <w:sz w:val="24"/>
          <w:szCs w:val="24"/>
        </w:rPr>
        <w:instrText xml:space="preserve"> ADDIN EN.CITE &lt;EndNote&gt;&lt;Cite&gt;&lt;Author&gt;Yurkovetskiy&lt;/Author&gt;&lt;Year&gt;2020&lt;/Year&gt;&lt;RecNum&gt;3058&lt;/RecNum&gt;&lt;DisplayText&gt;[9]&lt;/DisplayText&gt;&lt;record&gt;&lt;rec-number&gt;3058&lt;/rec-number&gt;&lt;foreign-keys&gt;&lt;key app="EN" db-id="2z5wddev3xpz25evdr2vx9verfz0pa0055zs" timestamp="1594366152"&gt;3058&lt;/key&gt;&lt;/foreign-keys&gt;&lt;ref-type name="Journal Article"&gt;17&lt;/ref-type&gt;&lt;contributors&gt;&lt;authors&gt;&lt;author&gt;Yurkovetskiy, L.&lt;/author&gt;&lt;author&gt;Pascal, K. E.&lt;/author&gt;&lt;author&gt;Tompkins-Tinch, C.&lt;/author&gt;&lt;author&gt;Nyalile, T.&lt;/author&gt;&lt;author&gt;Wang, Y.&lt;/author&gt;&lt;author&gt;Baum, A.&lt;/author&gt;&lt;author&gt;Diehl, W. E.&lt;/author&gt;&lt;author&gt;Dauphin, A.&lt;/author&gt;&lt;author&gt;Carbone, C.&lt;/author&gt;&lt;author&gt;Veinotte, K.&lt;/author&gt;&lt;author&gt;Egri, S. B.&lt;/author&gt;&lt;author&gt;Schaffner, S. F.&lt;/author&gt;&lt;author&gt;Lemieux, J. E.&lt;/author&gt;&lt;author&gt;Munro, J.&lt;/author&gt;&lt;author&gt;Sabeti, P. C.&lt;/author&gt;&lt;author&gt;Kyratsous, C.&lt;/author&gt;&lt;author&gt;Shen, K.&lt;/author&gt;&lt;author&gt;Luban, J.&lt;/author&gt;&lt;/authors&gt;&lt;/contributors&gt;&lt;titles&gt;&lt;title&gt;SARS-CoV-2 Spike protein variant D614G increases infectivity and retains sensitivity to antibodies that target the receptor binding domain&lt;/title&gt;&lt;secondary-title&gt;bioRxiv&lt;/secondary-title&gt;&lt;/titles&gt;&lt;periodical&gt;&lt;full-title&gt;bioRxiv&lt;/full-title&gt;&lt;/periodical&gt;&lt;dates&gt;&lt;year&gt;2020&lt;/year&gt;&lt;pub-dates&gt;&lt;date&gt;Jul 4&lt;/date&gt;&lt;/pub-dates&gt;&lt;/dates&gt;&lt;accession-num&gt;32637944&lt;/accession-num&gt;&lt;urls&gt;&lt;related-urls&gt;&lt;url&gt;https://www.ncbi.nlm.nih.gov/pubmed/32637944&lt;/url&gt;&lt;/related-urls&gt;&lt;/urls&gt;&lt;custom2&gt;PMC7337374&lt;/custom2&gt;&lt;electronic-resource-num&gt;10.1101/2020.07.04.187757&lt;/electronic-resource-num&gt;&lt;/record&gt;&lt;/Cite&gt;&lt;/EndNote&gt;</w:instrText>
      </w:r>
      <w:r w:rsidR="00E06918">
        <w:rPr>
          <w:rFonts w:ascii="Times New Roman" w:hAnsi="Times New Roman" w:cs="Times New Roman"/>
          <w:color w:val="000000" w:themeColor="text1"/>
          <w:sz w:val="24"/>
          <w:szCs w:val="24"/>
        </w:rPr>
        <w:fldChar w:fldCharType="separate"/>
      </w:r>
      <w:r w:rsidR="0085085D">
        <w:rPr>
          <w:rFonts w:ascii="Times New Roman" w:hAnsi="Times New Roman" w:cs="Times New Roman"/>
          <w:noProof/>
          <w:color w:val="000000" w:themeColor="text1"/>
          <w:sz w:val="24"/>
          <w:szCs w:val="24"/>
        </w:rPr>
        <w:t>[9]</w:t>
      </w:r>
      <w:r w:rsidR="00E06918">
        <w:rPr>
          <w:rFonts w:ascii="Times New Roman" w:hAnsi="Times New Roman" w:cs="Times New Roman"/>
          <w:color w:val="000000" w:themeColor="text1"/>
          <w:sz w:val="24"/>
          <w:szCs w:val="24"/>
        </w:rPr>
        <w:fldChar w:fldCharType="end"/>
      </w:r>
      <w:r w:rsidR="00E06918" w:rsidRPr="00E06918">
        <w:rPr>
          <w:rFonts w:ascii="Times New Roman" w:hAnsi="Times New Roman" w:cs="Times New Roman"/>
          <w:color w:val="000000" w:themeColor="text1"/>
          <w:sz w:val="24"/>
          <w:szCs w:val="24"/>
        </w:rPr>
        <w:t>.</w:t>
      </w:r>
    </w:p>
    <w:p w14:paraId="7DF73F4E" w14:textId="7AFF7C31" w:rsidR="00C858F0" w:rsidRDefault="00943CEA">
      <w:pPr>
        <w:spacing w:before="120" w:after="120" w:line="480" w:lineRule="auto"/>
        <w:ind w:firstLine="720"/>
        <w:jc w:val="both"/>
        <w:rPr>
          <w:rFonts w:ascii="Times New Roman" w:hAnsi="Times New Roman" w:cs="Times New Roman"/>
          <w:color w:val="000000" w:themeColor="text1"/>
          <w:sz w:val="24"/>
          <w:szCs w:val="24"/>
        </w:rPr>
        <w:pPrChange w:id="73" w:author="Xin Yu" w:date="2020-07-11T15:24:00Z">
          <w:pPr>
            <w:spacing w:before="120" w:after="120" w:line="360" w:lineRule="auto"/>
            <w:ind w:firstLine="720"/>
            <w:jc w:val="both"/>
          </w:pPr>
        </w:pPrChange>
      </w:pPr>
      <w:r>
        <w:rPr>
          <w:rFonts w:ascii="Times New Roman" w:hAnsi="Times New Roman" w:cs="Times New Roman"/>
          <w:color w:val="000000" w:themeColor="text1"/>
          <w:sz w:val="24"/>
          <w:szCs w:val="24"/>
        </w:rPr>
        <w:t>F</w:t>
      </w:r>
      <w:r w:rsidR="003C4470">
        <w:rPr>
          <w:rFonts w:ascii="Times New Roman" w:hAnsi="Times New Roman" w:cs="Times New Roman"/>
          <w:color w:val="000000" w:themeColor="text1"/>
          <w:sz w:val="24"/>
          <w:szCs w:val="24"/>
        </w:rPr>
        <w:t xml:space="preserve">our programs </w:t>
      </w:r>
      <w:r>
        <w:rPr>
          <w:rFonts w:ascii="Times New Roman" w:hAnsi="Times New Roman" w:cs="Times New Roman"/>
          <w:color w:val="000000" w:themeColor="text1"/>
          <w:sz w:val="24"/>
          <w:szCs w:val="24"/>
        </w:rPr>
        <w:t xml:space="preserve">are </w:t>
      </w:r>
      <w:r w:rsidR="003C4470">
        <w:rPr>
          <w:rFonts w:ascii="Times New Roman" w:hAnsi="Times New Roman" w:cs="Times New Roman"/>
          <w:color w:val="000000" w:themeColor="text1"/>
          <w:sz w:val="24"/>
          <w:szCs w:val="24"/>
        </w:rPr>
        <w:t xml:space="preserve">in polyclonal antibody format </w:t>
      </w:r>
      <w:ins w:id="74" w:author="Xiao Xiao" w:date="2020-07-10T18:26:00Z">
        <w:r w:rsidR="000775D6">
          <w:rPr>
            <w:rFonts w:ascii="Times New Roman" w:hAnsi="Times New Roman" w:cs="Times New Roman"/>
            <w:color w:val="000000" w:themeColor="text1"/>
            <w:sz w:val="24"/>
            <w:szCs w:val="24"/>
          </w:rPr>
          <w:t xml:space="preserve">that </w:t>
        </w:r>
      </w:ins>
      <w:del w:id="75" w:author="Xiao Xiao" w:date="2020-07-10T18:25:00Z">
        <w:r w:rsidR="003C4470" w:rsidDel="000775D6">
          <w:rPr>
            <w:rFonts w:ascii="Times New Roman" w:hAnsi="Times New Roman" w:cs="Times New Roman"/>
            <w:color w:val="000000" w:themeColor="text1"/>
            <w:sz w:val="24"/>
            <w:szCs w:val="24"/>
          </w:rPr>
          <w:delText xml:space="preserve">specific </w:delText>
        </w:r>
        <w:r w:rsidDel="000775D6">
          <w:rPr>
            <w:rFonts w:ascii="Times New Roman" w:hAnsi="Times New Roman" w:cs="Times New Roman"/>
            <w:color w:val="000000" w:themeColor="text1"/>
            <w:sz w:val="24"/>
            <w:szCs w:val="24"/>
          </w:rPr>
          <w:delText xml:space="preserve">and </w:delText>
        </w:r>
      </w:del>
      <w:r>
        <w:rPr>
          <w:rFonts w:ascii="Times New Roman" w:hAnsi="Times New Roman" w:cs="Times New Roman"/>
          <w:color w:val="000000" w:themeColor="text1"/>
          <w:sz w:val="24"/>
          <w:szCs w:val="24"/>
        </w:rPr>
        <w:t xml:space="preserve">specifically </w:t>
      </w:r>
      <w:r w:rsidR="003C4470">
        <w:rPr>
          <w:rFonts w:ascii="Times New Roman" w:hAnsi="Times New Roman" w:cs="Times New Roman"/>
          <w:color w:val="000000" w:themeColor="text1"/>
          <w:sz w:val="24"/>
          <w:szCs w:val="24"/>
        </w:rPr>
        <w:t>target</w:t>
      </w:r>
      <w:ins w:id="76" w:author="Xiao Xiao" w:date="2020-07-10T18:26:00Z">
        <w:r w:rsidR="000775D6">
          <w:rPr>
            <w:rFonts w:ascii="Times New Roman" w:hAnsi="Times New Roman" w:cs="Times New Roman"/>
            <w:color w:val="000000" w:themeColor="text1"/>
            <w:sz w:val="24"/>
            <w:szCs w:val="24"/>
          </w:rPr>
          <w:t>s</w:t>
        </w:r>
      </w:ins>
      <w:del w:id="77" w:author="Xiao Xiao" w:date="2020-07-10T18:26:00Z">
        <w:r w:rsidDel="000775D6">
          <w:rPr>
            <w:rFonts w:ascii="Times New Roman" w:hAnsi="Times New Roman" w:cs="Times New Roman"/>
            <w:color w:val="000000" w:themeColor="text1"/>
            <w:sz w:val="24"/>
            <w:szCs w:val="24"/>
          </w:rPr>
          <w:delText xml:space="preserve"> the</w:delText>
        </w:r>
      </w:del>
      <w:r>
        <w:rPr>
          <w:rFonts w:ascii="Times New Roman" w:hAnsi="Times New Roman" w:cs="Times New Roman"/>
          <w:color w:val="000000" w:themeColor="text1"/>
          <w:sz w:val="24"/>
          <w:szCs w:val="24"/>
        </w:rPr>
        <w:t xml:space="preserve"> </w:t>
      </w:r>
      <w:r w:rsidR="003C4470">
        <w:rPr>
          <w:rFonts w:ascii="Times New Roman" w:hAnsi="Times New Roman" w:cs="Times New Roman"/>
          <w:color w:val="000000" w:themeColor="text1"/>
          <w:sz w:val="24"/>
          <w:szCs w:val="24"/>
        </w:rPr>
        <w:t xml:space="preserve">SARS-COV-2. </w:t>
      </w:r>
      <w:r>
        <w:rPr>
          <w:rFonts w:ascii="Times New Roman" w:hAnsi="Times New Roman" w:cs="Times New Roman"/>
          <w:color w:val="000000" w:themeColor="text1"/>
          <w:sz w:val="24"/>
          <w:szCs w:val="24"/>
        </w:rPr>
        <w:t xml:space="preserve">The SAB-185 is generated by immunized transgenic cow using proprietary </w:t>
      </w:r>
      <w:proofErr w:type="spellStart"/>
      <w:r>
        <w:rPr>
          <w:rFonts w:ascii="Times New Roman" w:hAnsi="Times New Roman" w:cs="Times New Roman"/>
          <w:color w:val="000000" w:themeColor="text1"/>
          <w:sz w:val="24"/>
          <w:szCs w:val="24"/>
        </w:rPr>
        <w:t>DiversitAb</w:t>
      </w:r>
      <w:proofErr w:type="spellEnd"/>
      <w:r>
        <w:rPr>
          <w:rFonts w:ascii="Times New Roman" w:hAnsi="Times New Roman" w:cs="Times New Roman"/>
          <w:color w:val="000000" w:themeColor="text1"/>
          <w:sz w:val="24"/>
          <w:szCs w:val="24"/>
        </w:rPr>
        <w:t xml:space="preserve"> platform, which was claimed to be more consistent and easier to scale up than convalescent plasma from recovered COVID-19 patients. Nine programs are in single-domain antibody format, derived from phage display library, </w:t>
      </w:r>
      <w:r w:rsidR="00320343">
        <w:rPr>
          <w:rFonts w:ascii="Times New Roman" w:hAnsi="Times New Roman" w:cs="Times New Roman"/>
          <w:color w:val="000000" w:themeColor="text1"/>
          <w:sz w:val="24"/>
          <w:szCs w:val="24"/>
        </w:rPr>
        <w:t xml:space="preserve">synthetic antibody library, or immunization. </w:t>
      </w:r>
      <w:r w:rsidR="00320343" w:rsidRPr="00320343">
        <w:rPr>
          <w:rFonts w:ascii="Times New Roman" w:hAnsi="Times New Roman" w:cs="Times New Roman"/>
          <w:color w:val="000000" w:themeColor="text1"/>
          <w:sz w:val="24"/>
          <w:szCs w:val="24"/>
        </w:rPr>
        <w:t xml:space="preserve">rRBD-15 from the competitive </w:t>
      </w:r>
      <w:proofErr w:type="spellStart"/>
      <w:r w:rsidR="00320343" w:rsidRPr="00320343">
        <w:rPr>
          <w:rFonts w:ascii="Times New Roman" w:hAnsi="Times New Roman" w:cs="Times New Roman"/>
          <w:color w:val="000000" w:themeColor="text1"/>
          <w:sz w:val="24"/>
          <w:szCs w:val="24"/>
        </w:rPr>
        <w:t>biopanning</w:t>
      </w:r>
      <w:proofErr w:type="spellEnd"/>
      <w:r w:rsidR="00320343" w:rsidRPr="00320343">
        <w:rPr>
          <w:rFonts w:ascii="Times New Roman" w:hAnsi="Times New Roman" w:cs="Times New Roman"/>
          <w:color w:val="000000" w:themeColor="text1"/>
          <w:sz w:val="24"/>
          <w:szCs w:val="24"/>
        </w:rPr>
        <w:t xml:space="preserve"> of </w:t>
      </w:r>
      <w:r w:rsidR="00320343">
        <w:rPr>
          <w:rFonts w:ascii="Times New Roman" w:hAnsi="Times New Roman" w:cs="Times New Roman"/>
          <w:color w:val="000000" w:themeColor="text1"/>
          <w:sz w:val="24"/>
          <w:szCs w:val="24"/>
        </w:rPr>
        <w:t>the</w:t>
      </w:r>
      <w:r w:rsidR="00320343" w:rsidRPr="00320343">
        <w:rPr>
          <w:rFonts w:ascii="Times New Roman" w:hAnsi="Times New Roman" w:cs="Times New Roman"/>
          <w:color w:val="000000" w:themeColor="text1"/>
          <w:sz w:val="24"/>
          <w:szCs w:val="24"/>
        </w:rPr>
        <w:t xml:space="preserve"> synthetic antibody library competitively block</w:t>
      </w:r>
      <w:r w:rsidR="00320343">
        <w:rPr>
          <w:rFonts w:ascii="Times New Roman" w:hAnsi="Times New Roman" w:cs="Times New Roman"/>
          <w:color w:val="000000" w:themeColor="text1"/>
          <w:sz w:val="24"/>
          <w:szCs w:val="24"/>
        </w:rPr>
        <w:t>s</w:t>
      </w:r>
      <w:r w:rsidR="00320343" w:rsidRPr="00320343">
        <w:rPr>
          <w:rFonts w:ascii="Times New Roman" w:hAnsi="Times New Roman" w:cs="Times New Roman"/>
          <w:color w:val="000000" w:themeColor="text1"/>
          <w:sz w:val="24"/>
          <w:szCs w:val="24"/>
        </w:rPr>
        <w:t xml:space="preserve"> the binding of RBD to ACE2 and potently inhibit</w:t>
      </w:r>
      <w:r w:rsidR="00320343">
        <w:rPr>
          <w:rFonts w:ascii="Times New Roman" w:hAnsi="Times New Roman" w:cs="Times New Roman"/>
          <w:color w:val="000000" w:themeColor="text1"/>
          <w:sz w:val="24"/>
          <w:szCs w:val="24"/>
        </w:rPr>
        <w:t>s</w:t>
      </w:r>
      <w:r w:rsidR="00320343" w:rsidRPr="00320343">
        <w:rPr>
          <w:rFonts w:ascii="Times New Roman" w:hAnsi="Times New Roman" w:cs="Times New Roman"/>
          <w:color w:val="000000" w:themeColor="text1"/>
          <w:sz w:val="24"/>
          <w:szCs w:val="24"/>
        </w:rPr>
        <w:t xml:space="preserve"> SARS-CoV-2 </w:t>
      </w:r>
      <w:proofErr w:type="spellStart"/>
      <w:r w:rsidR="00320343" w:rsidRPr="00320343">
        <w:rPr>
          <w:rFonts w:ascii="Times New Roman" w:hAnsi="Times New Roman" w:cs="Times New Roman"/>
          <w:color w:val="000000" w:themeColor="text1"/>
          <w:sz w:val="24"/>
          <w:szCs w:val="24"/>
        </w:rPr>
        <w:t>pseudovirus</w:t>
      </w:r>
      <w:proofErr w:type="spellEnd"/>
      <w:r w:rsidR="00320343" w:rsidRPr="00320343">
        <w:rPr>
          <w:rFonts w:ascii="Times New Roman" w:hAnsi="Times New Roman" w:cs="Times New Roman"/>
          <w:color w:val="000000" w:themeColor="text1"/>
          <w:sz w:val="24"/>
          <w:szCs w:val="24"/>
        </w:rPr>
        <w:t xml:space="preserve"> infection with IC50 values of 12 </w:t>
      </w:r>
      <w:proofErr w:type="spellStart"/>
      <w:r w:rsidR="00320343" w:rsidRPr="00320343">
        <w:rPr>
          <w:rFonts w:ascii="Times New Roman" w:hAnsi="Times New Roman" w:cs="Times New Roman"/>
          <w:color w:val="000000" w:themeColor="text1"/>
          <w:sz w:val="24"/>
          <w:szCs w:val="24"/>
        </w:rPr>
        <w:t>nM</w:t>
      </w:r>
      <w:r w:rsidR="006C4057">
        <w:rPr>
          <w:rFonts w:ascii="Times New Roman" w:hAnsi="Times New Roman" w:cs="Times New Roman"/>
          <w:color w:val="000000" w:themeColor="text1"/>
          <w:sz w:val="24"/>
          <w:szCs w:val="24"/>
        </w:rPr>
        <w:t>.</w:t>
      </w:r>
      <w:proofErr w:type="spellEnd"/>
      <w:r w:rsidR="006C4057">
        <w:rPr>
          <w:rFonts w:ascii="Times New Roman" w:hAnsi="Times New Roman" w:cs="Times New Roman"/>
          <w:color w:val="000000" w:themeColor="text1"/>
          <w:sz w:val="24"/>
          <w:szCs w:val="24"/>
        </w:rPr>
        <w:t xml:space="preserve"> (</w:t>
      </w:r>
      <w:r w:rsidR="006C4057" w:rsidRPr="00CD6B7D">
        <w:rPr>
          <w:rFonts w:ascii="Times New Roman" w:hAnsi="Times New Roman" w:cs="Times New Roman"/>
          <w:color w:val="000000" w:themeColor="text1"/>
          <w:sz w:val="24"/>
          <w:szCs w:val="24"/>
          <w:highlight w:val="yellow"/>
        </w:rPr>
        <w:t xml:space="preserve">ref: </w:t>
      </w:r>
      <w:r w:rsidR="006C4057" w:rsidRPr="00CD6B7D">
        <w:rPr>
          <w:rStyle w:val="fm-citation-ids-label"/>
          <w:rFonts w:ascii="Arial" w:hAnsi="Arial" w:cs="Arial"/>
          <w:color w:val="000000"/>
          <w:sz w:val="20"/>
          <w:szCs w:val="20"/>
          <w:highlight w:val="yellow"/>
          <w:shd w:val="clear" w:color="auto" w:fill="FFFFFF"/>
        </w:rPr>
        <w:t>PMCID: </w:t>
      </w:r>
      <w:r w:rsidR="006C4057" w:rsidRPr="00CD6B7D">
        <w:rPr>
          <w:rFonts w:ascii="Arial" w:hAnsi="Arial" w:cs="Arial"/>
          <w:color w:val="000000"/>
          <w:sz w:val="20"/>
          <w:szCs w:val="20"/>
          <w:highlight w:val="yellow"/>
          <w:shd w:val="clear" w:color="auto" w:fill="FFFFFF"/>
        </w:rPr>
        <w:t>PMC7197610</w:t>
      </w:r>
      <w:r w:rsidR="006C4057">
        <w:rPr>
          <w:rFonts w:ascii="Times New Roman" w:hAnsi="Times New Roman" w:cs="Times New Roman"/>
          <w:color w:val="000000" w:themeColor="text1"/>
          <w:sz w:val="24"/>
          <w:szCs w:val="24"/>
        </w:rPr>
        <w:t>)</w:t>
      </w:r>
      <w:r w:rsidR="00AA0FD1">
        <w:rPr>
          <w:rFonts w:ascii="Times New Roman" w:hAnsi="Times New Roman" w:cs="Times New Roman"/>
          <w:color w:val="000000" w:themeColor="text1"/>
          <w:sz w:val="24"/>
          <w:szCs w:val="24"/>
        </w:rPr>
        <w:t xml:space="preserve"> Two bi-specific and one tri-specific antibodies under developing </w:t>
      </w:r>
      <w:r w:rsidR="00AA0FD1">
        <w:rPr>
          <w:rFonts w:ascii="Times New Roman" w:hAnsi="Times New Roman" w:cs="Times New Roman"/>
          <w:color w:val="000000" w:themeColor="text1"/>
          <w:sz w:val="24"/>
          <w:szCs w:val="24"/>
        </w:rPr>
        <w:lastRenderedPageBreak/>
        <w:t xml:space="preserve">are targeting both the virus and/or the host immune system, </w:t>
      </w:r>
      <w:r w:rsidR="008570AA">
        <w:rPr>
          <w:rFonts w:ascii="Times New Roman" w:hAnsi="Times New Roman" w:cs="Times New Roman"/>
          <w:color w:val="000000" w:themeColor="text1"/>
          <w:sz w:val="24"/>
          <w:szCs w:val="24"/>
        </w:rPr>
        <w:t>including</w:t>
      </w:r>
      <w:r w:rsidR="00AA0FD1">
        <w:rPr>
          <w:rFonts w:ascii="Times New Roman" w:hAnsi="Times New Roman" w:cs="Times New Roman"/>
          <w:color w:val="000000" w:themeColor="text1"/>
          <w:sz w:val="24"/>
          <w:szCs w:val="24"/>
        </w:rPr>
        <w:t xml:space="preserve">: </w:t>
      </w:r>
      <w:r w:rsidR="00AA0FD1" w:rsidRPr="00AA0FD1">
        <w:rPr>
          <w:rFonts w:ascii="Times New Roman" w:hAnsi="Times New Roman" w:cs="Times New Roman"/>
          <w:color w:val="000000" w:themeColor="text1"/>
          <w:sz w:val="24"/>
          <w:szCs w:val="24"/>
        </w:rPr>
        <w:t>SARS-CoV-2</w:t>
      </w:r>
      <w:r w:rsidR="00AA0FD1">
        <w:rPr>
          <w:rFonts w:ascii="Times New Roman" w:hAnsi="Times New Roman" w:cs="Times New Roman"/>
          <w:color w:val="000000" w:themeColor="text1"/>
          <w:sz w:val="24"/>
          <w:szCs w:val="24"/>
        </w:rPr>
        <w:t>/</w:t>
      </w:r>
      <w:r w:rsidR="00AA0FD1" w:rsidRPr="00AA0FD1">
        <w:rPr>
          <w:rFonts w:ascii="Times New Roman" w:hAnsi="Times New Roman" w:cs="Times New Roman"/>
          <w:color w:val="000000" w:themeColor="text1"/>
          <w:sz w:val="24"/>
          <w:szCs w:val="24"/>
        </w:rPr>
        <w:t>NKp46</w:t>
      </w:r>
      <w:r w:rsidR="00AA0FD1">
        <w:rPr>
          <w:rFonts w:ascii="Times New Roman" w:hAnsi="Times New Roman" w:cs="Times New Roman"/>
          <w:color w:val="000000" w:themeColor="text1"/>
          <w:sz w:val="24"/>
          <w:szCs w:val="24"/>
        </w:rPr>
        <w:t xml:space="preserve">, </w:t>
      </w:r>
      <w:r w:rsidR="00AA0FD1" w:rsidRPr="00AA0FD1">
        <w:rPr>
          <w:rFonts w:ascii="Times New Roman" w:hAnsi="Times New Roman" w:cs="Times New Roman"/>
          <w:color w:val="000000" w:themeColor="text1"/>
          <w:sz w:val="24"/>
          <w:szCs w:val="24"/>
        </w:rPr>
        <w:t>VEGF/IL-6</w:t>
      </w:r>
      <w:r w:rsidR="00AA0FD1">
        <w:rPr>
          <w:rFonts w:ascii="Times New Roman" w:hAnsi="Times New Roman" w:cs="Times New Roman"/>
          <w:color w:val="000000" w:themeColor="text1"/>
          <w:sz w:val="24"/>
          <w:szCs w:val="24"/>
        </w:rPr>
        <w:t xml:space="preserve">, </w:t>
      </w:r>
      <w:r w:rsidR="00AA0FD1" w:rsidRPr="00AA0FD1">
        <w:rPr>
          <w:rFonts w:ascii="Times New Roman" w:hAnsi="Times New Roman" w:cs="Times New Roman"/>
          <w:color w:val="000000" w:themeColor="text1"/>
          <w:sz w:val="24"/>
          <w:szCs w:val="24"/>
        </w:rPr>
        <w:t>CD16/SARS-CoV-2</w:t>
      </w:r>
      <w:r w:rsidR="00AA0FD1">
        <w:rPr>
          <w:rFonts w:ascii="Times New Roman" w:hAnsi="Times New Roman" w:cs="Times New Roman"/>
          <w:color w:val="000000" w:themeColor="text1"/>
          <w:sz w:val="24"/>
          <w:szCs w:val="24"/>
        </w:rPr>
        <w:t xml:space="preserve">. </w:t>
      </w:r>
      <w:r w:rsidR="00445FDF">
        <w:rPr>
          <w:rFonts w:ascii="Times New Roman" w:hAnsi="Times New Roman" w:cs="Times New Roman"/>
          <w:color w:val="000000" w:themeColor="text1"/>
          <w:sz w:val="24"/>
          <w:szCs w:val="24"/>
        </w:rPr>
        <w:t>F</w:t>
      </w:r>
      <w:r w:rsidR="00445FDF" w:rsidRPr="004C4657">
        <w:rPr>
          <w:rFonts w:ascii="Times New Roman" w:hAnsi="Times New Roman" w:cs="Times New Roman"/>
          <w:color w:val="000000" w:themeColor="text1"/>
          <w:sz w:val="24"/>
          <w:szCs w:val="24"/>
        </w:rPr>
        <w:t>usion protein</w:t>
      </w:r>
      <w:r w:rsidR="00445FDF">
        <w:rPr>
          <w:rFonts w:ascii="Times New Roman" w:hAnsi="Times New Roman" w:cs="Times New Roman"/>
          <w:color w:val="000000" w:themeColor="text1"/>
          <w:sz w:val="24"/>
          <w:szCs w:val="24"/>
        </w:rPr>
        <w:t xml:space="preserve"> and other</w:t>
      </w:r>
      <w:r w:rsidR="00445FDF" w:rsidRPr="004C4657">
        <w:rPr>
          <w:rFonts w:ascii="Times New Roman" w:hAnsi="Times New Roman" w:cs="Times New Roman"/>
          <w:color w:val="000000" w:themeColor="text1"/>
          <w:sz w:val="24"/>
          <w:szCs w:val="24"/>
        </w:rPr>
        <w:t xml:space="preserve"> </w:t>
      </w:r>
      <w:r w:rsidR="00445FDF">
        <w:rPr>
          <w:rFonts w:ascii="Times New Roman" w:hAnsi="Times New Roman" w:cs="Times New Roman"/>
          <w:color w:val="000000" w:themeColor="text1"/>
          <w:sz w:val="24"/>
          <w:szCs w:val="24"/>
        </w:rPr>
        <w:t xml:space="preserve">formats, such as </w:t>
      </w:r>
      <w:proofErr w:type="spellStart"/>
      <w:r w:rsidR="00445FDF">
        <w:rPr>
          <w:rFonts w:ascii="Times New Roman" w:hAnsi="Times New Roman" w:cs="Times New Roman"/>
          <w:color w:val="000000" w:themeColor="text1"/>
          <w:sz w:val="24"/>
          <w:szCs w:val="24"/>
        </w:rPr>
        <w:t>DARPin</w:t>
      </w:r>
      <w:proofErr w:type="spellEnd"/>
      <w:r w:rsidR="00445FDF">
        <w:rPr>
          <w:rFonts w:ascii="Times New Roman" w:hAnsi="Times New Roman" w:cs="Times New Roman"/>
          <w:color w:val="000000" w:themeColor="text1"/>
          <w:sz w:val="24"/>
          <w:szCs w:val="24"/>
        </w:rPr>
        <w:t xml:space="preserve">, mRNA-encoding </w:t>
      </w:r>
      <w:proofErr w:type="spellStart"/>
      <w:r w:rsidR="00445FDF">
        <w:rPr>
          <w:rFonts w:ascii="Times New Roman" w:hAnsi="Times New Roman" w:cs="Times New Roman"/>
          <w:color w:val="000000" w:themeColor="text1"/>
          <w:sz w:val="24"/>
          <w:szCs w:val="24"/>
        </w:rPr>
        <w:t>mAb</w:t>
      </w:r>
      <w:proofErr w:type="spellEnd"/>
      <w:r w:rsidR="00445FDF">
        <w:rPr>
          <w:rFonts w:ascii="Times New Roman" w:hAnsi="Times New Roman" w:cs="Times New Roman"/>
          <w:color w:val="000000" w:themeColor="text1"/>
          <w:sz w:val="24"/>
          <w:szCs w:val="24"/>
        </w:rPr>
        <w:t>, radiotherapeutics, are also be</w:t>
      </w:r>
      <w:r w:rsidR="008570AA">
        <w:rPr>
          <w:rFonts w:ascii="Times New Roman" w:hAnsi="Times New Roman" w:cs="Times New Roman"/>
          <w:color w:val="000000" w:themeColor="text1"/>
          <w:sz w:val="24"/>
          <w:szCs w:val="24"/>
        </w:rPr>
        <w:t>ing</w:t>
      </w:r>
      <w:r w:rsidR="00445FDF">
        <w:rPr>
          <w:rFonts w:ascii="Times New Roman" w:hAnsi="Times New Roman" w:cs="Times New Roman"/>
          <w:color w:val="000000" w:themeColor="text1"/>
          <w:sz w:val="24"/>
          <w:szCs w:val="24"/>
        </w:rPr>
        <w:t xml:space="preserve"> tested for the treatment of COVID-19.</w:t>
      </w:r>
    </w:p>
    <w:p w14:paraId="20248C2B" w14:textId="77777777" w:rsidR="00943CEA" w:rsidRPr="00741489" w:rsidRDefault="00943CEA">
      <w:pPr>
        <w:pStyle w:val="ListParagraph"/>
        <w:spacing w:before="120" w:after="120" w:line="480" w:lineRule="auto"/>
        <w:jc w:val="both"/>
        <w:rPr>
          <w:rFonts w:eastAsiaTheme="minorEastAsia"/>
          <w:color w:val="000000" w:themeColor="text1"/>
          <w:shd w:val="clear" w:color="auto" w:fill="FFFFFF"/>
        </w:rPr>
        <w:pPrChange w:id="78" w:author="Xin Yu" w:date="2020-07-11T15:24:00Z">
          <w:pPr>
            <w:pStyle w:val="ListParagraph"/>
            <w:spacing w:before="120" w:after="120" w:line="360" w:lineRule="auto"/>
            <w:jc w:val="both"/>
          </w:pPr>
        </w:pPrChange>
      </w:pPr>
    </w:p>
    <w:p w14:paraId="26937478" w14:textId="167FBC15" w:rsidR="00741489" w:rsidRPr="00CE7233" w:rsidRDefault="00741489">
      <w:pPr>
        <w:pStyle w:val="ListParagraph"/>
        <w:numPr>
          <w:ilvl w:val="0"/>
          <w:numId w:val="7"/>
        </w:numPr>
        <w:spacing w:before="120" w:after="120" w:line="480" w:lineRule="auto"/>
        <w:jc w:val="both"/>
        <w:rPr>
          <w:b/>
          <w:bCs/>
          <w:color w:val="000000" w:themeColor="text1"/>
        </w:rPr>
        <w:pPrChange w:id="79" w:author="Xin Yu" w:date="2020-07-11T15:24:00Z">
          <w:pPr>
            <w:pStyle w:val="ListParagraph"/>
            <w:numPr>
              <w:numId w:val="7"/>
            </w:numPr>
            <w:spacing w:before="120" w:after="120" w:line="360" w:lineRule="auto"/>
            <w:ind w:hanging="360"/>
            <w:jc w:val="both"/>
          </w:pPr>
        </w:pPrChange>
      </w:pPr>
      <w:r>
        <w:rPr>
          <w:b/>
          <w:bCs/>
          <w:color w:val="000000" w:themeColor="text1"/>
        </w:rPr>
        <w:t>Antibody development status</w:t>
      </w:r>
    </w:p>
    <w:p w14:paraId="5969327C" w14:textId="77777777" w:rsidR="00E459FB" w:rsidRDefault="00253252">
      <w:pPr>
        <w:spacing w:before="120" w:after="120" w:line="480" w:lineRule="auto"/>
        <w:ind w:firstLine="720"/>
        <w:jc w:val="both"/>
        <w:rPr>
          <w:rFonts w:ascii="Times New Roman" w:hAnsi="Times New Roman" w:cs="Times New Roman"/>
          <w:color w:val="000000" w:themeColor="text1"/>
          <w:sz w:val="24"/>
          <w:szCs w:val="24"/>
          <w:shd w:val="clear" w:color="auto" w:fill="FFFFFF"/>
        </w:rPr>
        <w:pPrChange w:id="80" w:author="Xin Yu" w:date="2020-07-11T15:24:00Z">
          <w:pPr>
            <w:spacing w:before="120" w:after="120" w:line="360" w:lineRule="auto"/>
            <w:ind w:firstLine="720"/>
            <w:jc w:val="both"/>
          </w:pPr>
        </w:pPrChange>
      </w:pPr>
      <w:r w:rsidRPr="004C4657">
        <w:rPr>
          <w:rFonts w:ascii="Times New Roman" w:hAnsi="Times New Roman" w:cs="Times New Roman"/>
          <w:color w:val="000000" w:themeColor="text1"/>
          <w:sz w:val="24"/>
          <w:szCs w:val="24"/>
          <w:shd w:val="clear" w:color="auto" w:fill="FFFFFF"/>
        </w:rPr>
        <w:t>Among</w:t>
      </w:r>
      <w:r w:rsidR="00AA63D3" w:rsidRPr="004C4657">
        <w:rPr>
          <w:rFonts w:ascii="Times New Roman" w:hAnsi="Times New Roman" w:cs="Times New Roman"/>
          <w:color w:val="000000" w:themeColor="text1"/>
          <w:sz w:val="24"/>
          <w:szCs w:val="24"/>
          <w:shd w:val="clear" w:color="auto" w:fill="FFFFFF"/>
        </w:rPr>
        <w:t xml:space="preserve"> the programs and </w:t>
      </w:r>
      <w:r w:rsidR="000440C0" w:rsidRPr="004C4657">
        <w:rPr>
          <w:rFonts w:ascii="Times New Roman" w:hAnsi="Times New Roman" w:cs="Times New Roman"/>
          <w:color w:val="000000" w:themeColor="text1"/>
          <w:sz w:val="24"/>
          <w:szCs w:val="24"/>
          <w:shd w:val="clear" w:color="auto" w:fill="FFFFFF"/>
        </w:rPr>
        <w:t>molecules</w:t>
      </w:r>
      <w:r w:rsidR="00AB6C14" w:rsidRPr="004C4657">
        <w:rPr>
          <w:rFonts w:ascii="Times New Roman" w:hAnsi="Times New Roman" w:cs="Times New Roman"/>
          <w:color w:val="000000" w:themeColor="text1"/>
          <w:sz w:val="24"/>
          <w:szCs w:val="24"/>
          <w:shd w:val="clear" w:color="auto" w:fill="FFFFFF"/>
        </w:rPr>
        <w:t xml:space="preserve"> </w:t>
      </w:r>
      <w:r w:rsidR="00AA63D3" w:rsidRPr="004C4657">
        <w:rPr>
          <w:rFonts w:ascii="Times New Roman" w:hAnsi="Times New Roman" w:cs="Times New Roman"/>
          <w:color w:val="000000" w:themeColor="text1"/>
          <w:sz w:val="24"/>
          <w:szCs w:val="24"/>
          <w:shd w:val="clear" w:color="auto" w:fill="FFFFFF"/>
        </w:rPr>
        <w:t>we are tracking,</w:t>
      </w:r>
      <w:r w:rsidRPr="004C4657">
        <w:rPr>
          <w:rFonts w:ascii="Times New Roman" w:hAnsi="Times New Roman" w:cs="Times New Roman"/>
          <w:color w:val="000000" w:themeColor="text1"/>
          <w:sz w:val="24"/>
          <w:szCs w:val="24"/>
          <w:shd w:val="clear" w:color="auto" w:fill="FFFFFF"/>
        </w:rPr>
        <w:t xml:space="preserve"> </w:t>
      </w:r>
      <w:r w:rsidR="009B7436" w:rsidRPr="004C4657">
        <w:rPr>
          <w:rFonts w:ascii="Times New Roman" w:hAnsi="Times New Roman" w:cs="Times New Roman"/>
          <w:color w:val="000000" w:themeColor="text1"/>
          <w:sz w:val="24"/>
          <w:szCs w:val="24"/>
          <w:shd w:val="clear" w:color="auto" w:fill="FFFFFF"/>
        </w:rPr>
        <w:t>o</w:t>
      </w:r>
      <w:r w:rsidR="00154483" w:rsidRPr="004C4657">
        <w:rPr>
          <w:rFonts w:ascii="Times New Roman" w:hAnsi="Times New Roman" w:cs="Times New Roman"/>
          <w:color w:val="000000" w:themeColor="text1"/>
          <w:sz w:val="24"/>
          <w:szCs w:val="24"/>
          <w:shd w:val="clear" w:color="auto" w:fill="FFFFFF"/>
        </w:rPr>
        <w:t xml:space="preserve">ver </w:t>
      </w:r>
      <w:r w:rsidR="004B0DD1">
        <w:rPr>
          <w:rFonts w:ascii="Times New Roman" w:hAnsi="Times New Roman" w:cs="Times New Roman"/>
          <w:color w:val="000000" w:themeColor="text1"/>
          <w:sz w:val="24"/>
          <w:szCs w:val="24"/>
          <w:shd w:val="clear" w:color="auto" w:fill="FFFFFF"/>
        </w:rPr>
        <w:t>6</w:t>
      </w:r>
      <w:r w:rsidR="00FD55BE">
        <w:rPr>
          <w:rFonts w:ascii="Times New Roman" w:hAnsi="Times New Roman" w:cs="Times New Roman"/>
          <w:color w:val="000000" w:themeColor="text1"/>
          <w:sz w:val="24"/>
          <w:szCs w:val="24"/>
          <w:shd w:val="clear" w:color="auto" w:fill="FFFFFF"/>
        </w:rPr>
        <w:t>0</w:t>
      </w:r>
      <w:r w:rsidR="00154483" w:rsidRPr="004C4657">
        <w:rPr>
          <w:rFonts w:ascii="Times New Roman" w:hAnsi="Times New Roman" w:cs="Times New Roman"/>
          <w:color w:val="000000" w:themeColor="text1"/>
          <w:sz w:val="24"/>
          <w:szCs w:val="24"/>
          <w:shd w:val="clear" w:color="auto" w:fill="FFFFFF"/>
        </w:rPr>
        <w:t xml:space="preserve">% are in </w:t>
      </w:r>
      <w:r w:rsidR="000D7C3D">
        <w:rPr>
          <w:rFonts w:ascii="Times New Roman" w:hAnsi="Times New Roman" w:cs="Times New Roman"/>
          <w:color w:val="000000" w:themeColor="text1"/>
          <w:sz w:val="24"/>
          <w:szCs w:val="24"/>
          <w:shd w:val="clear" w:color="auto" w:fill="FFFFFF"/>
        </w:rPr>
        <w:t xml:space="preserve">discovery </w:t>
      </w:r>
      <w:r w:rsidR="00154483" w:rsidRPr="004C4657">
        <w:rPr>
          <w:rFonts w:ascii="Times New Roman" w:hAnsi="Times New Roman" w:cs="Times New Roman"/>
          <w:color w:val="000000" w:themeColor="text1"/>
          <w:sz w:val="24"/>
          <w:szCs w:val="24"/>
          <w:shd w:val="clear" w:color="auto" w:fill="FFFFFF"/>
        </w:rPr>
        <w:t xml:space="preserve">and </w:t>
      </w:r>
      <w:r w:rsidR="000D7C3D" w:rsidRPr="004C4657">
        <w:rPr>
          <w:rFonts w:ascii="Times New Roman" w:hAnsi="Times New Roman" w:cs="Times New Roman"/>
          <w:color w:val="000000" w:themeColor="text1"/>
          <w:sz w:val="24"/>
          <w:szCs w:val="24"/>
          <w:shd w:val="clear" w:color="auto" w:fill="FFFFFF"/>
        </w:rPr>
        <w:t>preclinical</w:t>
      </w:r>
      <w:r w:rsidR="00154483" w:rsidRPr="004C4657">
        <w:rPr>
          <w:rFonts w:ascii="Times New Roman" w:hAnsi="Times New Roman" w:cs="Times New Roman"/>
          <w:color w:val="000000" w:themeColor="text1"/>
          <w:sz w:val="24"/>
          <w:szCs w:val="24"/>
          <w:shd w:val="clear" w:color="auto" w:fill="FFFFFF"/>
        </w:rPr>
        <w:t xml:space="preserve"> stages (</w:t>
      </w:r>
      <w:r w:rsidR="00154483" w:rsidRPr="00E459FB">
        <w:rPr>
          <w:rFonts w:ascii="Times New Roman" w:hAnsi="Times New Roman" w:cs="Times New Roman"/>
          <w:b/>
          <w:bCs/>
          <w:color w:val="000000" w:themeColor="text1"/>
          <w:sz w:val="24"/>
          <w:szCs w:val="24"/>
          <w:shd w:val="clear" w:color="auto" w:fill="FFFFFF"/>
        </w:rPr>
        <w:t>Figure 3A</w:t>
      </w:r>
      <w:r w:rsidR="00154483" w:rsidRPr="004C4657">
        <w:rPr>
          <w:rFonts w:ascii="Times New Roman" w:hAnsi="Times New Roman" w:cs="Times New Roman"/>
          <w:color w:val="000000" w:themeColor="text1"/>
          <w:sz w:val="24"/>
          <w:szCs w:val="24"/>
          <w:shd w:val="clear" w:color="auto" w:fill="FFFFFF"/>
        </w:rPr>
        <w:t>)</w:t>
      </w:r>
      <w:r w:rsidR="004044B1">
        <w:rPr>
          <w:rFonts w:ascii="Times New Roman" w:hAnsi="Times New Roman" w:cs="Times New Roman"/>
          <w:color w:val="000000" w:themeColor="text1"/>
          <w:sz w:val="24"/>
          <w:szCs w:val="24"/>
          <w:shd w:val="clear" w:color="auto" w:fill="FFFFFF"/>
        </w:rPr>
        <w:t>, including the m</w:t>
      </w:r>
      <w:r w:rsidR="004044B1" w:rsidRPr="004C4657">
        <w:rPr>
          <w:rFonts w:ascii="Times New Roman" w:hAnsi="Times New Roman" w:cs="Times New Roman"/>
          <w:color w:val="000000" w:themeColor="text1"/>
          <w:sz w:val="24"/>
          <w:szCs w:val="24"/>
          <w:shd w:val="clear" w:color="auto" w:fill="FFFFFF"/>
        </w:rPr>
        <w:t xml:space="preserve">ajority of the ones that specifically target the </w:t>
      </w:r>
      <w:r w:rsidR="004044B1">
        <w:rPr>
          <w:rFonts w:ascii="Times New Roman" w:hAnsi="Times New Roman" w:cs="Times New Roman"/>
          <w:color w:val="000000" w:themeColor="text1"/>
          <w:sz w:val="24"/>
          <w:szCs w:val="24"/>
          <w:shd w:val="clear" w:color="auto" w:fill="FFFFFF"/>
        </w:rPr>
        <w:t>SARS-COV-2 virus</w:t>
      </w:r>
      <w:r w:rsidR="00154483" w:rsidRPr="004C4657">
        <w:rPr>
          <w:rFonts w:ascii="Times New Roman" w:hAnsi="Times New Roman" w:cs="Times New Roman"/>
          <w:color w:val="000000" w:themeColor="text1"/>
          <w:sz w:val="24"/>
          <w:szCs w:val="24"/>
          <w:shd w:val="clear" w:color="auto" w:fill="FFFFFF"/>
        </w:rPr>
        <w:t xml:space="preserve"> </w:t>
      </w:r>
      <w:r w:rsidR="004044B1">
        <w:rPr>
          <w:rFonts w:ascii="Times New Roman" w:hAnsi="Times New Roman" w:cs="Times New Roman"/>
          <w:color w:val="000000" w:themeColor="text1"/>
          <w:sz w:val="24"/>
          <w:szCs w:val="24"/>
          <w:shd w:val="clear" w:color="auto" w:fill="FFFFFF"/>
        </w:rPr>
        <w:t xml:space="preserve">S protein </w:t>
      </w:r>
      <w:r w:rsidR="000F440E">
        <w:rPr>
          <w:rFonts w:ascii="Times New Roman" w:hAnsi="Times New Roman" w:cs="Times New Roman"/>
          <w:color w:val="000000" w:themeColor="text1"/>
          <w:sz w:val="24"/>
          <w:szCs w:val="24"/>
          <w:shd w:val="clear" w:color="auto" w:fill="FFFFFF"/>
        </w:rPr>
        <w:t>via</w:t>
      </w:r>
      <w:r w:rsidR="004044B1">
        <w:rPr>
          <w:rFonts w:ascii="Times New Roman" w:hAnsi="Times New Roman" w:cs="Times New Roman"/>
          <w:color w:val="000000" w:themeColor="text1"/>
          <w:sz w:val="24"/>
          <w:szCs w:val="24"/>
          <w:shd w:val="clear" w:color="auto" w:fill="FFFFFF"/>
        </w:rPr>
        <w:t xml:space="preserve"> </w:t>
      </w:r>
      <w:r w:rsidR="004044B1" w:rsidRPr="004C4657">
        <w:rPr>
          <w:rFonts w:ascii="Times New Roman" w:hAnsi="Times New Roman" w:cs="Times New Roman"/>
          <w:color w:val="000000" w:themeColor="text1"/>
          <w:sz w:val="24"/>
          <w:szCs w:val="24"/>
        </w:rPr>
        <w:t>blocking the virus entry</w:t>
      </w:r>
      <w:r w:rsidR="00135E25">
        <w:rPr>
          <w:rFonts w:ascii="Times New Roman" w:hAnsi="Times New Roman" w:cs="Times New Roman"/>
          <w:color w:val="000000" w:themeColor="text1"/>
          <w:sz w:val="24"/>
          <w:szCs w:val="24"/>
        </w:rPr>
        <w:t xml:space="preserve">. </w:t>
      </w:r>
      <w:r w:rsidR="00135E25">
        <w:rPr>
          <w:rFonts w:ascii="Times New Roman" w:hAnsi="Times New Roman" w:cs="Times New Roman"/>
          <w:color w:val="000000" w:themeColor="text1"/>
          <w:sz w:val="24"/>
          <w:szCs w:val="24"/>
          <w:shd w:val="clear" w:color="auto" w:fill="FFFFFF"/>
        </w:rPr>
        <w:t>F</w:t>
      </w:r>
      <w:r w:rsidR="00135E25" w:rsidRPr="004C4657">
        <w:rPr>
          <w:rFonts w:ascii="Times New Roman" w:hAnsi="Times New Roman" w:cs="Times New Roman"/>
          <w:color w:val="000000" w:themeColor="text1"/>
          <w:sz w:val="24"/>
          <w:szCs w:val="24"/>
          <w:shd w:val="clear" w:color="auto" w:fill="FFFFFF"/>
        </w:rPr>
        <w:t xml:space="preserve">our </w:t>
      </w:r>
      <w:r w:rsidR="00135E25" w:rsidRPr="004C4657">
        <w:rPr>
          <w:rFonts w:ascii="Times New Roman" w:hAnsi="Times New Roman" w:cs="Times New Roman"/>
          <w:color w:val="000000" w:themeColor="text1"/>
          <w:sz w:val="24"/>
          <w:szCs w:val="24"/>
        </w:rPr>
        <w:t>antibody candidates targeting the SARS-COV-2 S protein</w:t>
      </w:r>
      <w:r w:rsidR="00135E25">
        <w:rPr>
          <w:rFonts w:ascii="Times New Roman" w:hAnsi="Times New Roman" w:cs="Times New Roman"/>
          <w:color w:val="000000" w:themeColor="text1"/>
          <w:sz w:val="24"/>
          <w:szCs w:val="24"/>
        </w:rPr>
        <w:t xml:space="preserve"> have entered clinical stages, including</w:t>
      </w:r>
      <w:r w:rsidR="00706B0A">
        <w:rPr>
          <w:rFonts w:ascii="Times New Roman" w:hAnsi="Times New Roman" w:cs="Times New Roman"/>
          <w:color w:val="000000" w:themeColor="text1"/>
          <w:sz w:val="24"/>
          <w:szCs w:val="24"/>
        </w:rPr>
        <w:t xml:space="preserve"> </w:t>
      </w:r>
      <w:r w:rsidR="00706B0A" w:rsidRPr="00706B0A">
        <w:rPr>
          <w:rFonts w:ascii="Times New Roman" w:hAnsi="Times New Roman" w:cs="Times New Roman"/>
          <w:color w:val="000000" w:themeColor="text1"/>
          <w:sz w:val="24"/>
          <w:szCs w:val="24"/>
        </w:rPr>
        <w:t>REGN-COV2</w:t>
      </w:r>
      <w:r w:rsidR="00706B0A">
        <w:rPr>
          <w:rFonts w:ascii="Times New Roman" w:hAnsi="Times New Roman" w:cs="Times New Roman"/>
          <w:color w:val="000000" w:themeColor="text1"/>
          <w:sz w:val="24"/>
          <w:szCs w:val="24"/>
        </w:rPr>
        <w:t xml:space="preserve"> </w:t>
      </w:r>
      <w:r w:rsidR="00706B0A" w:rsidRPr="00706B0A">
        <w:rPr>
          <w:rFonts w:ascii="Times New Roman" w:hAnsi="Times New Roman" w:cs="Times New Roman"/>
          <w:color w:val="000000" w:themeColor="text1"/>
          <w:sz w:val="24"/>
          <w:szCs w:val="24"/>
        </w:rPr>
        <w:t>(</w:t>
      </w:r>
      <w:proofErr w:type="spellStart"/>
      <w:r w:rsidR="00706B0A">
        <w:rPr>
          <w:rFonts w:ascii="Times New Roman" w:hAnsi="Times New Roman" w:cs="Times New Roman"/>
          <w:color w:val="000000" w:themeColor="text1"/>
          <w:sz w:val="24"/>
          <w:szCs w:val="24"/>
        </w:rPr>
        <w:t>Renegeron</w:t>
      </w:r>
      <w:proofErr w:type="spellEnd"/>
      <w:r w:rsidR="00706B0A">
        <w:rPr>
          <w:rFonts w:ascii="Times New Roman" w:hAnsi="Times New Roman" w:cs="Times New Roman"/>
          <w:color w:val="000000" w:themeColor="text1"/>
          <w:sz w:val="24"/>
          <w:szCs w:val="24"/>
        </w:rPr>
        <w:t>, three clinical trials in Phase 1/2/3</w:t>
      </w:r>
      <w:r w:rsidR="00706B0A" w:rsidRPr="00706B0A">
        <w:rPr>
          <w:rFonts w:ascii="Times New Roman" w:hAnsi="Times New Roman" w:cs="Times New Roman"/>
          <w:color w:val="000000" w:themeColor="text1"/>
          <w:sz w:val="24"/>
          <w:szCs w:val="24"/>
        </w:rPr>
        <w:t>)</w:t>
      </w:r>
      <w:r w:rsidR="00706B0A">
        <w:rPr>
          <w:rFonts w:ascii="Times New Roman" w:hAnsi="Times New Roman" w:cs="Times New Roman"/>
          <w:color w:val="000000" w:themeColor="text1"/>
          <w:sz w:val="24"/>
          <w:szCs w:val="24"/>
        </w:rPr>
        <w:t xml:space="preserve">, </w:t>
      </w:r>
      <w:r w:rsidR="00706B0A" w:rsidRPr="00706B0A">
        <w:rPr>
          <w:rFonts w:ascii="Times New Roman" w:hAnsi="Times New Roman" w:cs="Times New Roman"/>
          <w:color w:val="000000" w:themeColor="text1"/>
          <w:sz w:val="24"/>
          <w:szCs w:val="24"/>
        </w:rPr>
        <w:t>LY-CoV555</w:t>
      </w:r>
      <w:r w:rsidR="00706B0A">
        <w:rPr>
          <w:rFonts w:ascii="Times New Roman" w:hAnsi="Times New Roman" w:cs="Times New Roman"/>
          <w:color w:val="000000" w:themeColor="text1"/>
          <w:sz w:val="24"/>
          <w:szCs w:val="24"/>
        </w:rPr>
        <w:t xml:space="preserve"> (Eli Lilly/</w:t>
      </w:r>
      <w:proofErr w:type="spellStart"/>
      <w:r w:rsidR="00706B0A">
        <w:rPr>
          <w:rFonts w:ascii="Times New Roman" w:hAnsi="Times New Roman" w:cs="Times New Roman"/>
          <w:color w:val="000000" w:themeColor="text1"/>
          <w:sz w:val="24"/>
          <w:szCs w:val="24"/>
        </w:rPr>
        <w:t>AbCellela</w:t>
      </w:r>
      <w:proofErr w:type="spellEnd"/>
      <w:r w:rsidR="00706B0A">
        <w:rPr>
          <w:rFonts w:ascii="Times New Roman" w:hAnsi="Times New Roman" w:cs="Times New Roman"/>
          <w:color w:val="000000" w:themeColor="text1"/>
          <w:sz w:val="24"/>
          <w:szCs w:val="24"/>
        </w:rPr>
        <w:t xml:space="preserve">, two clinical trials in Phase 1 and 2), </w:t>
      </w:r>
      <w:r w:rsidR="00706B0A" w:rsidRPr="00706B0A">
        <w:rPr>
          <w:rFonts w:ascii="Times New Roman" w:hAnsi="Times New Roman" w:cs="Times New Roman"/>
          <w:color w:val="000000" w:themeColor="text1"/>
          <w:sz w:val="24"/>
          <w:szCs w:val="24"/>
        </w:rPr>
        <w:t>JS016</w:t>
      </w:r>
      <w:r w:rsidR="00706B0A">
        <w:rPr>
          <w:rFonts w:ascii="Times New Roman" w:hAnsi="Times New Roman" w:cs="Times New Roman"/>
          <w:color w:val="000000" w:themeColor="text1"/>
          <w:sz w:val="24"/>
          <w:szCs w:val="24"/>
        </w:rPr>
        <w:t xml:space="preserve"> (Eli Lilly/</w:t>
      </w:r>
      <w:proofErr w:type="spellStart"/>
      <w:r w:rsidR="00706B0A">
        <w:rPr>
          <w:rFonts w:ascii="Times New Roman" w:hAnsi="Times New Roman" w:cs="Times New Roman"/>
          <w:color w:val="000000" w:themeColor="text1"/>
          <w:sz w:val="24"/>
          <w:szCs w:val="24"/>
        </w:rPr>
        <w:t>Junshi</w:t>
      </w:r>
      <w:proofErr w:type="spellEnd"/>
      <w:r w:rsidR="00706B0A">
        <w:rPr>
          <w:rFonts w:ascii="Times New Roman" w:hAnsi="Times New Roman" w:cs="Times New Roman"/>
          <w:color w:val="000000" w:themeColor="text1"/>
          <w:sz w:val="24"/>
          <w:szCs w:val="24"/>
        </w:rPr>
        <w:t xml:space="preserve">, clinical trial in Phase 1), and </w:t>
      </w:r>
      <w:r w:rsidR="00CD2EDF">
        <w:rPr>
          <w:rFonts w:ascii="Times New Roman" w:hAnsi="Times New Roman" w:cs="Times New Roman"/>
          <w:color w:val="000000" w:themeColor="text1"/>
          <w:sz w:val="24"/>
          <w:szCs w:val="24"/>
        </w:rPr>
        <w:t>TY027 (</w:t>
      </w:r>
      <w:proofErr w:type="spellStart"/>
      <w:r w:rsidR="00CD2EDF">
        <w:rPr>
          <w:rFonts w:ascii="Times New Roman" w:hAnsi="Times New Roman" w:cs="Times New Roman"/>
          <w:color w:val="000000" w:themeColor="text1"/>
          <w:sz w:val="24"/>
          <w:szCs w:val="24"/>
        </w:rPr>
        <w:t>Tychan</w:t>
      </w:r>
      <w:proofErr w:type="spellEnd"/>
      <w:r w:rsidR="00CD2EDF">
        <w:rPr>
          <w:rFonts w:ascii="Times New Roman" w:hAnsi="Times New Roman" w:cs="Times New Roman"/>
          <w:color w:val="000000" w:themeColor="text1"/>
          <w:sz w:val="24"/>
          <w:szCs w:val="24"/>
        </w:rPr>
        <w:t>, clinical trial in Phase 1)</w:t>
      </w:r>
      <w:r w:rsidR="003C2484">
        <w:rPr>
          <w:rFonts w:ascii="Times New Roman" w:hAnsi="Times New Roman" w:cs="Times New Roman"/>
          <w:color w:val="000000" w:themeColor="text1"/>
          <w:sz w:val="24"/>
          <w:szCs w:val="24"/>
        </w:rPr>
        <w:t xml:space="preserve"> </w:t>
      </w:r>
      <w:r w:rsidR="003C2484" w:rsidRPr="004C4657">
        <w:rPr>
          <w:rFonts w:ascii="Times New Roman" w:hAnsi="Times New Roman" w:cs="Times New Roman"/>
          <w:color w:val="000000" w:themeColor="text1"/>
          <w:sz w:val="24"/>
          <w:szCs w:val="24"/>
          <w:shd w:val="clear" w:color="auto" w:fill="FFFFFF"/>
        </w:rPr>
        <w:t>(see detail information in “Tracker”)</w:t>
      </w:r>
      <w:r w:rsidR="00CD2EDF">
        <w:rPr>
          <w:rFonts w:ascii="Times New Roman" w:hAnsi="Times New Roman" w:cs="Times New Roman"/>
          <w:color w:val="000000" w:themeColor="text1"/>
          <w:sz w:val="24"/>
          <w:szCs w:val="24"/>
        </w:rPr>
        <w:t>.</w:t>
      </w:r>
      <w:r w:rsidR="00135E25">
        <w:rPr>
          <w:rFonts w:ascii="Times New Roman" w:hAnsi="Times New Roman" w:cs="Times New Roman"/>
          <w:color w:val="000000" w:themeColor="text1"/>
          <w:sz w:val="24"/>
          <w:szCs w:val="24"/>
          <w:shd w:val="clear" w:color="auto" w:fill="FFFFFF"/>
        </w:rPr>
        <w:t xml:space="preserve"> </w:t>
      </w:r>
    </w:p>
    <w:p w14:paraId="4B2B113D" w14:textId="7EDA3ED4" w:rsidR="00E459FB" w:rsidRDefault="00E459FB">
      <w:pPr>
        <w:spacing w:before="120" w:after="120" w:line="480" w:lineRule="auto"/>
        <w:ind w:firstLine="720"/>
        <w:jc w:val="both"/>
        <w:rPr>
          <w:rFonts w:ascii="Times New Roman" w:hAnsi="Times New Roman" w:cs="Times New Roman"/>
          <w:color w:val="000000" w:themeColor="text1"/>
          <w:sz w:val="24"/>
          <w:szCs w:val="24"/>
          <w:shd w:val="clear" w:color="auto" w:fill="FFFFFF"/>
        </w:rPr>
        <w:pPrChange w:id="81" w:author="Xin Yu" w:date="2020-07-11T15:24:00Z">
          <w:pPr>
            <w:spacing w:before="120" w:after="120" w:line="360" w:lineRule="auto"/>
            <w:ind w:firstLine="720"/>
            <w:jc w:val="both"/>
          </w:pPr>
        </w:pPrChange>
      </w:pPr>
      <w:r w:rsidRPr="00031EFC">
        <w:rPr>
          <w:rFonts w:ascii="Times New Roman" w:hAnsi="Times New Roman" w:cs="Times New Roman"/>
          <w:color w:val="000000" w:themeColor="text1"/>
          <w:sz w:val="24"/>
          <w:szCs w:val="24"/>
          <w:shd w:val="clear" w:color="auto" w:fill="FFFFFF"/>
        </w:rPr>
        <w:t xml:space="preserve">Regeneron initiated the late-stage clinical trials evaluating </w:t>
      </w:r>
      <w:bookmarkStart w:id="82" w:name="_Hlk45231966"/>
      <w:r w:rsidRPr="00031EFC">
        <w:rPr>
          <w:rFonts w:ascii="Times New Roman" w:hAnsi="Times New Roman" w:cs="Times New Roman"/>
          <w:color w:val="000000" w:themeColor="text1"/>
          <w:sz w:val="24"/>
          <w:szCs w:val="24"/>
          <w:shd w:val="clear" w:color="auto" w:fill="FFFFFF"/>
        </w:rPr>
        <w:t xml:space="preserve">REGN-COV2 for the treatment and prevention of COVID-19. </w:t>
      </w:r>
      <w:bookmarkEnd w:id="82"/>
      <w:r w:rsidRPr="00031EFC">
        <w:rPr>
          <w:rFonts w:ascii="Times New Roman" w:hAnsi="Times New Roman" w:cs="Times New Roman"/>
          <w:color w:val="000000" w:themeColor="text1"/>
          <w:sz w:val="24"/>
          <w:szCs w:val="24"/>
          <w:shd w:val="clear" w:color="auto" w:fill="FFFFFF"/>
        </w:rPr>
        <w:t>A Phase 3 trial will evaluate REGN-COV2's ability to prevent infection among uninfected people who have had close exposure to a COVID-19 patient (such as the patient's housemate). REGN-COV2 has also moved into the Phase 2/3 portion of two adaptive Phase 1/2/3 trials testing the cocktail's ability to treat hospitalized and non-hospitalized (or "ambulatory") patients with COVID-19.</w:t>
      </w:r>
      <w:r w:rsidR="00CC12EF">
        <w:rPr>
          <w:rFonts w:ascii="Times New Roman" w:hAnsi="Times New Roman" w:cs="Times New Roman"/>
          <w:color w:val="000000" w:themeColor="text1"/>
          <w:sz w:val="24"/>
          <w:szCs w:val="24"/>
          <w:shd w:val="clear" w:color="auto" w:fill="FFFFFF"/>
        </w:rPr>
        <w:t xml:space="preserve"> </w:t>
      </w:r>
      <w:r w:rsidR="00CC12EF" w:rsidRPr="00CC12EF">
        <w:rPr>
          <w:rFonts w:ascii="Times New Roman" w:hAnsi="Times New Roman" w:cs="Times New Roman"/>
          <w:color w:val="000000" w:themeColor="text1"/>
          <w:sz w:val="24"/>
          <w:szCs w:val="24"/>
          <w:shd w:val="clear" w:color="auto" w:fill="FFFFFF"/>
        </w:rPr>
        <w:t xml:space="preserve">LY-CoV555, is the world's first SARS-COV-2 specific antibody therapies went into clinical trial for the prevention and treatment of COVID-19. Lilly scientists rapidly developed the antibody in just three months after </w:t>
      </w:r>
      <w:proofErr w:type="spellStart"/>
      <w:r w:rsidR="00CC12EF" w:rsidRPr="00CC12EF">
        <w:rPr>
          <w:rFonts w:ascii="Times New Roman" w:hAnsi="Times New Roman" w:cs="Times New Roman"/>
          <w:color w:val="000000" w:themeColor="text1"/>
          <w:sz w:val="24"/>
          <w:szCs w:val="24"/>
          <w:shd w:val="clear" w:color="auto" w:fill="FFFFFF"/>
        </w:rPr>
        <w:t>AbCellera</w:t>
      </w:r>
      <w:proofErr w:type="spellEnd"/>
      <w:r w:rsidR="00CC12EF" w:rsidRPr="00CC12EF">
        <w:rPr>
          <w:rFonts w:ascii="Times New Roman" w:hAnsi="Times New Roman" w:cs="Times New Roman"/>
          <w:color w:val="000000" w:themeColor="text1"/>
          <w:sz w:val="24"/>
          <w:szCs w:val="24"/>
          <w:shd w:val="clear" w:color="auto" w:fill="FFFFFF"/>
        </w:rPr>
        <w:t xml:space="preserve"> and the Vaccine Research Center at the National Institute of Allergy and Infectious Diseases (NIAID) identified it from a blood sample taken from one of the first U.S. patients who recovered from COVID-19. </w:t>
      </w:r>
      <w:r w:rsidR="00256C36" w:rsidRPr="00031EFC">
        <w:rPr>
          <w:rFonts w:ascii="Times New Roman" w:hAnsi="Times New Roman" w:cs="Times New Roman"/>
          <w:color w:val="000000" w:themeColor="text1"/>
          <w:sz w:val="24"/>
          <w:szCs w:val="24"/>
          <w:shd w:val="clear" w:color="auto" w:fill="FFFFFF"/>
        </w:rPr>
        <w:t xml:space="preserve">JS016 is the first SARS-CoV-2 neutralizing antibody to enter </w:t>
      </w:r>
      <w:r w:rsidR="00256C36" w:rsidRPr="00031EFC">
        <w:rPr>
          <w:rFonts w:ascii="Times New Roman" w:hAnsi="Times New Roman" w:cs="Times New Roman"/>
          <w:color w:val="000000" w:themeColor="text1"/>
          <w:sz w:val="24"/>
          <w:szCs w:val="24"/>
          <w:shd w:val="clear" w:color="auto" w:fill="FFFFFF"/>
        </w:rPr>
        <w:lastRenderedPageBreak/>
        <w:t xml:space="preserve">clinical trials in China. </w:t>
      </w:r>
      <w:proofErr w:type="spellStart"/>
      <w:r w:rsidR="00256C36" w:rsidRPr="00031EFC">
        <w:rPr>
          <w:rFonts w:ascii="Times New Roman" w:hAnsi="Times New Roman" w:cs="Times New Roman"/>
          <w:color w:val="000000" w:themeColor="text1"/>
          <w:sz w:val="24"/>
          <w:szCs w:val="24"/>
          <w:shd w:val="clear" w:color="auto" w:fill="FFFFFF"/>
        </w:rPr>
        <w:t>Junshi</w:t>
      </w:r>
      <w:proofErr w:type="spellEnd"/>
      <w:r w:rsidR="00256C36" w:rsidRPr="00031EFC">
        <w:rPr>
          <w:rFonts w:ascii="Times New Roman" w:hAnsi="Times New Roman" w:cs="Times New Roman"/>
          <w:color w:val="000000" w:themeColor="text1"/>
          <w:sz w:val="24"/>
          <w:szCs w:val="24"/>
          <w:shd w:val="clear" w:color="auto" w:fill="FFFFFF"/>
        </w:rPr>
        <w:t xml:space="preserve"> and Eli Lilly are collaborating to co-develop JS016 globally, with </w:t>
      </w:r>
      <w:proofErr w:type="spellStart"/>
      <w:r w:rsidR="00256C36" w:rsidRPr="00031EFC">
        <w:rPr>
          <w:rFonts w:ascii="Times New Roman" w:hAnsi="Times New Roman" w:cs="Times New Roman"/>
          <w:color w:val="000000" w:themeColor="text1"/>
          <w:sz w:val="24"/>
          <w:szCs w:val="24"/>
          <w:shd w:val="clear" w:color="auto" w:fill="FFFFFF"/>
        </w:rPr>
        <w:t>Junshi</w:t>
      </w:r>
      <w:proofErr w:type="spellEnd"/>
      <w:r w:rsidR="00256C36" w:rsidRPr="00031EFC">
        <w:rPr>
          <w:rFonts w:ascii="Times New Roman" w:hAnsi="Times New Roman" w:cs="Times New Roman"/>
          <w:color w:val="000000" w:themeColor="text1"/>
          <w:sz w:val="24"/>
          <w:szCs w:val="24"/>
          <w:shd w:val="clear" w:color="auto" w:fill="FFFFFF"/>
        </w:rPr>
        <w:t xml:space="preserve"> leading clinical development in China and Lilly leading clinical development in the rest of the world. The trial is a randomized, double-blind and placebo-controlled study to evaluate the tolerability, safety and pharmacokinetic and immunogenicity of JS016 in healthy subjects. </w:t>
      </w:r>
      <w:r w:rsidR="00CC12EF" w:rsidRPr="00CC12EF">
        <w:rPr>
          <w:rFonts w:ascii="Times New Roman" w:hAnsi="Times New Roman" w:cs="Times New Roman"/>
          <w:color w:val="000000" w:themeColor="text1"/>
          <w:sz w:val="24"/>
          <w:szCs w:val="24"/>
          <w:shd w:val="clear" w:color="auto" w:fill="FFFFFF"/>
        </w:rPr>
        <w:t>TY027</w:t>
      </w:r>
      <w:r w:rsidR="00CC12EF">
        <w:rPr>
          <w:rFonts w:ascii="Times New Roman" w:hAnsi="Times New Roman" w:cs="Times New Roman"/>
          <w:color w:val="000000" w:themeColor="text1"/>
          <w:sz w:val="24"/>
          <w:szCs w:val="24"/>
          <w:shd w:val="clear" w:color="auto" w:fill="FFFFFF"/>
        </w:rPr>
        <w:t xml:space="preserve"> was developed by </w:t>
      </w:r>
      <w:proofErr w:type="spellStart"/>
      <w:r w:rsidR="00CC12EF">
        <w:rPr>
          <w:rFonts w:ascii="Times New Roman" w:hAnsi="Times New Roman" w:cs="Times New Roman"/>
          <w:color w:val="000000" w:themeColor="text1"/>
          <w:sz w:val="24"/>
          <w:szCs w:val="24"/>
          <w:shd w:val="clear" w:color="auto" w:fill="FFFFFF"/>
        </w:rPr>
        <w:t>Tychan</w:t>
      </w:r>
      <w:proofErr w:type="spellEnd"/>
      <w:r w:rsidR="00CC12EF">
        <w:rPr>
          <w:rFonts w:ascii="Times New Roman" w:hAnsi="Times New Roman" w:cs="Times New Roman"/>
          <w:color w:val="000000" w:themeColor="text1"/>
          <w:sz w:val="24"/>
          <w:szCs w:val="24"/>
          <w:shd w:val="clear" w:color="auto" w:fill="FFFFFF"/>
        </w:rPr>
        <w:t xml:space="preserve"> in partnership with the whole-of-Singapore government engagement.</w:t>
      </w:r>
      <w:r w:rsidR="00CC12EF" w:rsidRPr="00CC12EF">
        <w:rPr>
          <w:rFonts w:ascii="Times New Roman" w:hAnsi="Times New Roman" w:cs="Times New Roman"/>
          <w:color w:val="000000" w:themeColor="text1"/>
          <w:sz w:val="24"/>
          <w:szCs w:val="24"/>
          <w:shd w:val="clear" w:color="auto" w:fill="FFFFFF"/>
        </w:rPr>
        <w:t xml:space="preserve"> TY027 is being explored for the treatment of patients with COVID-19 to slow the progression of the disease and accelerate recovery, as well as for its potential to provide temporary protection against infection with SARS-CoV-2. </w:t>
      </w:r>
    </w:p>
    <w:p w14:paraId="2956C693" w14:textId="1AA5391E" w:rsidR="00B2235E" w:rsidRDefault="00E14229">
      <w:pPr>
        <w:spacing w:before="120" w:after="120" w:line="480" w:lineRule="auto"/>
        <w:ind w:firstLine="720"/>
        <w:jc w:val="both"/>
        <w:rPr>
          <w:rFonts w:ascii="Times New Roman" w:hAnsi="Times New Roman" w:cs="Times New Roman"/>
          <w:color w:val="000000" w:themeColor="text1"/>
          <w:sz w:val="24"/>
          <w:szCs w:val="24"/>
          <w:shd w:val="clear" w:color="auto" w:fill="FFFFFF"/>
        </w:rPr>
        <w:pPrChange w:id="83" w:author="Xin Yu" w:date="2020-07-11T15:24:00Z">
          <w:pPr>
            <w:spacing w:before="120" w:after="120" w:line="360" w:lineRule="auto"/>
            <w:ind w:firstLine="720"/>
            <w:jc w:val="both"/>
          </w:pPr>
        </w:pPrChange>
      </w:pPr>
      <w:r>
        <w:rPr>
          <w:rFonts w:ascii="Times New Roman" w:hAnsi="Times New Roman" w:cs="Times New Roman"/>
          <w:color w:val="000000" w:themeColor="text1"/>
          <w:sz w:val="24"/>
          <w:szCs w:val="24"/>
        </w:rPr>
        <w:t>Other than these four programs,</w:t>
      </w:r>
      <w:r w:rsidR="00AB6C14" w:rsidRPr="004C4657">
        <w:rPr>
          <w:rFonts w:ascii="Times New Roman" w:hAnsi="Times New Roman" w:cs="Times New Roman"/>
          <w:color w:val="000000" w:themeColor="text1"/>
          <w:sz w:val="24"/>
          <w:szCs w:val="24"/>
        </w:rPr>
        <w:t xml:space="preserve"> most of COVID-19 antibody therapeutic candidates in clinical trials are repurposing drugs aimed at other targets rather than the S protein</w:t>
      </w:r>
      <w:r w:rsidR="00D01D13" w:rsidRPr="004C4657">
        <w:rPr>
          <w:rFonts w:ascii="Times New Roman" w:hAnsi="Times New Roman" w:cs="Times New Roman"/>
          <w:color w:val="000000" w:themeColor="text1"/>
          <w:sz w:val="24"/>
          <w:szCs w:val="24"/>
          <w:shd w:val="clear" w:color="auto" w:fill="FFFFFF"/>
        </w:rPr>
        <w:t>.</w:t>
      </w:r>
      <w:r w:rsidR="00567DB5">
        <w:rPr>
          <w:rFonts w:ascii="Times New Roman" w:hAnsi="Times New Roman" w:cs="Times New Roman"/>
          <w:color w:val="000000" w:themeColor="text1"/>
          <w:sz w:val="24"/>
          <w:szCs w:val="24"/>
          <w:shd w:val="clear" w:color="auto" w:fill="FFFFFF"/>
        </w:rPr>
        <w:t xml:space="preserve"> </w:t>
      </w:r>
      <w:proofErr w:type="spellStart"/>
      <w:r w:rsidR="00AF0D59">
        <w:rPr>
          <w:rFonts w:ascii="Times New Roman" w:hAnsi="Times New Roman" w:cs="Times New Roman"/>
          <w:color w:val="000000" w:themeColor="text1"/>
          <w:sz w:val="24"/>
          <w:szCs w:val="24"/>
          <w:shd w:val="clear" w:color="auto" w:fill="FFFFFF"/>
        </w:rPr>
        <w:t>Levilimab</w:t>
      </w:r>
      <w:proofErr w:type="spellEnd"/>
      <w:r w:rsidR="00AF0D59">
        <w:rPr>
          <w:rFonts w:ascii="Times New Roman" w:hAnsi="Times New Roman" w:cs="Times New Roman"/>
          <w:color w:val="000000" w:themeColor="text1"/>
          <w:sz w:val="24"/>
          <w:szCs w:val="24"/>
          <w:shd w:val="clear" w:color="auto" w:fill="FFFFFF"/>
        </w:rPr>
        <w:t xml:space="preserve">, which was develop by BIOCAD to targets IL-6R, has been </w:t>
      </w:r>
      <w:r w:rsidR="00AF0D59" w:rsidRPr="00AF0D59">
        <w:rPr>
          <w:rFonts w:ascii="Times New Roman" w:hAnsi="Times New Roman" w:cs="Times New Roman"/>
          <w:color w:val="000000" w:themeColor="text1"/>
          <w:sz w:val="24"/>
          <w:szCs w:val="24"/>
          <w:shd w:val="clear" w:color="auto" w:fill="FFFFFF"/>
        </w:rPr>
        <w:t>registered</w:t>
      </w:r>
      <w:r w:rsidR="00AF0D59">
        <w:rPr>
          <w:rFonts w:ascii="Times New Roman" w:hAnsi="Times New Roman" w:cs="Times New Roman"/>
          <w:color w:val="000000" w:themeColor="text1"/>
          <w:sz w:val="24"/>
          <w:szCs w:val="24"/>
          <w:shd w:val="clear" w:color="auto" w:fill="FFFFFF"/>
        </w:rPr>
        <w:t xml:space="preserve"> in Russia </w:t>
      </w:r>
      <w:r w:rsidR="00AF0D59" w:rsidRPr="00AF0D59">
        <w:rPr>
          <w:rFonts w:ascii="Times New Roman" w:hAnsi="Times New Roman" w:cs="Times New Roman"/>
          <w:color w:val="000000" w:themeColor="text1"/>
          <w:sz w:val="24"/>
          <w:szCs w:val="24"/>
          <w:shd w:val="clear" w:color="auto" w:fill="FFFFFF"/>
        </w:rPr>
        <w:t>for the inhibition of cytokine storm</w:t>
      </w:r>
      <w:r w:rsidR="00AF0D59">
        <w:rPr>
          <w:rFonts w:ascii="Times New Roman" w:hAnsi="Times New Roman" w:cs="Times New Roman"/>
          <w:color w:val="000000" w:themeColor="text1"/>
          <w:sz w:val="24"/>
          <w:szCs w:val="24"/>
          <w:shd w:val="clear" w:color="auto" w:fill="FFFFFF"/>
        </w:rPr>
        <w:t xml:space="preserve"> caused by </w:t>
      </w:r>
      <w:r w:rsidR="00AF0D59" w:rsidRPr="00AF0D59">
        <w:rPr>
          <w:rFonts w:ascii="Times New Roman" w:hAnsi="Times New Roman" w:cs="Times New Roman"/>
          <w:color w:val="000000" w:themeColor="text1"/>
          <w:sz w:val="24"/>
          <w:szCs w:val="24"/>
          <w:shd w:val="clear" w:color="auto" w:fill="FFFFFF"/>
        </w:rPr>
        <w:t>coronavirus infection</w:t>
      </w:r>
      <w:r w:rsidR="00AF0D59">
        <w:rPr>
          <w:rFonts w:ascii="Times New Roman" w:hAnsi="Times New Roman" w:cs="Times New Roman"/>
          <w:color w:val="000000" w:themeColor="text1"/>
          <w:sz w:val="24"/>
          <w:szCs w:val="24"/>
          <w:shd w:val="clear" w:color="auto" w:fill="FFFFFF"/>
        </w:rPr>
        <w:t xml:space="preserve">. </w:t>
      </w:r>
      <w:r w:rsidR="00B2235E" w:rsidRPr="00B73146">
        <w:rPr>
          <w:rFonts w:ascii="Times New Roman" w:hAnsi="Times New Roman" w:cs="Times New Roman"/>
          <w:color w:val="000000" w:themeColor="text1"/>
          <w:sz w:val="24"/>
          <w:szCs w:val="24"/>
          <w:shd w:val="clear" w:color="auto" w:fill="FFFFFF"/>
        </w:rPr>
        <w:t>The FDA has approved a phase III clinical trial to assess the safety and efficacy of intravenous tocilizumab (</w:t>
      </w:r>
      <w:proofErr w:type="spellStart"/>
      <w:r w:rsidR="00B2235E" w:rsidRPr="00B73146">
        <w:rPr>
          <w:rFonts w:ascii="Times New Roman" w:hAnsi="Times New Roman" w:cs="Times New Roman"/>
          <w:color w:val="000000" w:themeColor="text1"/>
          <w:sz w:val="24"/>
          <w:szCs w:val="24"/>
          <w:shd w:val="clear" w:color="auto" w:fill="FFFFFF"/>
        </w:rPr>
        <w:t>Actemra</w:t>
      </w:r>
      <w:proofErr w:type="spellEnd"/>
      <w:r w:rsidR="00B2235E" w:rsidRPr="00B73146">
        <w:rPr>
          <w:rFonts w:ascii="Times New Roman" w:hAnsi="Times New Roman" w:cs="Times New Roman"/>
          <w:color w:val="000000" w:themeColor="text1"/>
          <w:sz w:val="24"/>
          <w:szCs w:val="24"/>
          <w:shd w:val="clear" w:color="auto" w:fill="FFFFFF"/>
        </w:rPr>
        <w:t>) plus standard of care in hospitalized adult patients with severe COVID-19 pneumonia.</w:t>
      </w:r>
    </w:p>
    <w:p w14:paraId="5B5A499E" w14:textId="5EFF7CD1" w:rsidR="004B0DD1" w:rsidRDefault="009B7436">
      <w:pPr>
        <w:spacing w:before="120" w:after="120" w:line="480" w:lineRule="auto"/>
        <w:ind w:firstLine="720"/>
        <w:jc w:val="both"/>
        <w:rPr>
          <w:rFonts w:ascii="Times New Roman" w:hAnsi="Times New Roman" w:cs="Times New Roman"/>
          <w:color w:val="000000" w:themeColor="text1"/>
          <w:sz w:val="24"/>
          <w:szCs w:val="24"/>
          <w:shd w:val="clear" w:color="auto" w:fill="FFFFFF"/>
        </w:rPr>
        <w:pPrChange w:id="84" w:author="Xin Yu" w:date="2020-07-11T15:24:00Z">
          <w:pPr>
            <w:spacing w:before="120" w:after="120" w:line="360" w:lineRule="auto"/>
            <w:ind w:firstLine="720"/>
            <w:jc w:val="both"/>
          </w:pPr>
        </w:pPrChange>
      </w:pPr>
      <w:r w:rsidRPr="004C4657">
        <w:rPr>
          <w:rFonts w:ascii="Times New Roman" w:hAnsi="Times New Roman" w:cs="Times New Roman"/>
          <w:color w:val="000000" w:themeColor="text1"/>
          <w:sz w:val="24"/>
          <w:szCs w:val="24"/>
          <w:shd w:val="clear" w:color="auto" w:fill="FFFFFF"/>
        </w:rPr>
        <w:t xml:space="preserve">USA and China are the two </w:t>
      </w:r>
      <w:r w:rsidR="004B0DD1">
        <w:rPr>
          <w:rFonts w:ascii="Times New Roman" w:hAnsi="Times New Roman" w:cs="Times New Roman"/>
          <w:color w:val="000000" w:themeColor="text1"/>
          <w:sz w:val="24"/>
          <w:szCs w:val="24"/>
          <w:shd w:val="clear" w:color="auto" w:fill="FFFFFF"/>
        </w:rPr>
        <w:t>leading</w:t>
      </w:r>
      <w:r w:rsidR="004B0DD1" w:rsidRPr="004C4657">
        <w:rPr>
          <w:rFonts w:ascii="Times New Roman" w:hAnsi="Times New Roman" w:cs="Times New Roman"/>
          <w:color w:val="000000" w:themeColor="text1"/>
          <w:sz w:val="24"/>
          <w:szCs w:val="24"/>
          <w:shd w:val="clear" w:color="auto" w:fill="FFFFFF"/>
        </w:rPr>
        <w:t xml:space="preserve"> </w:t>
      </w:r>
      <w:r w:rsidRPr="004C4657">
        <w:rPr>
          <w:rFonts w:ascii="Times New Roman" w:hAnsi="Times New Roman" w:cs="Times New Roman"/>
          <w:color w:val="000000" w:themeColor="text1"/>
          <w:sz w:val="24"/>
          <w:szCs w:val="24"/>
          <w:shd w:val="clear" w:color="auto" w:fill="FFFFFF"/>
        </w:rPr>
        <w:t>countries in developing COVID-19 antibody therapeutics</w:t>
      </w:r>
      <w:r w:rsidR="009658F0">
        <w:rPr>
          <w:rFonts w:ascii="Times New Roman" w:hAnsi="Times New Roman" w:cs="Times New Roman"/>
          <w:color w:val="000000" w:themeColor="text1"/>
          <w:sz w:val="24"/>
          <w:szCs w:val="24"/>
          <w:shd w:val="clear" w:color="auto" w:fill="FFFFFF"/>
        </w:rPr>
        <w:t>, followed by Canada, Germany, South Korea, UK, and France</w:t>
      </w:r>
      <w:r w:rsidRPr="004C4657">
        <w:rPr>
          <w:rFonts w:ascii="Times New Roman" w:hAnsi="Times New Roman" w:cs="Times New Roman"/>
          <w:color w:val="000000" w:themeColor="text1"/>
          <w:sz w:val="24"/>
          <w:szCs w:val="24"/>
          <w:shd w:val="clear" w:color="auto" w:fill="FFFFFF"/>
        </w:rPr>
        <w:t xml:space="preserve"> (</w:t>
      </w:r>
      <w:r w:rsidRPr="00E459FB">
        <w:rPr>
          <w:rFonts w:ascii="Times New Roman" w:hAnsi="Times New Roman" w:cs="Times New Roman"/>
          <w:b/>
          <w:bCs/>
          <w:color w:val="000000" w:themeColor="text1"/>
          <w:sz w:val="24"/>
          <w:szCs w:val="24"/>
          <w:shd w:val="clear" w:color="auto" w:fill="FFFFFF"/>
        </w:rPr>
        <w:t>Figure 3B</w:t>
      </w:r>
      <w:r w:rsidRPr="004C4657">
        <w:rPr>
          <w:rFonts w:ascii="Times New Roman" w:hAnsi="Times New Roman" w:cs="Times New Roman"/>
          <w:color w:val="000000" w:themeColor="text1"/>
          <w:sz w:val="24"/>
          <w:szCs w:val="24"/>
          <w:shd w:val="clear" w:color="auto" w:fill="FFFFFF"/>
        </w:rPr>
        <w:t>).</w:t>
      </w:r>
    </w:p>
    <w:p w14:paraId="62BF7C06" w14:textId="76DE3C84" w:rsidR="005D73BF" w:rsidRPr="004C4657" w:rsidRDefault="00092535">
      <w:pPr>
        <w:spacing w:before="120" w:after="120" w:line="480" w:lineRule="auto"/>
        <w:jc w:val="both"/>
        <w:rPr>
          <w:rFonts w:ascii="Times New Roman" w:hAnsi="Times New Roman" w:cs="Times New Roman"/>
          <w:color w:val="000000" w:themeColor="text1"/>
          <w:sz w:val="24"/>
          <w:szCs w:val="24"/>
          <w:shd w:val="clear" w:color="auto" w:fill="FFFFFF"/>
        </w:rPr>
        <w:pPrChange w:id="85" w:author="Xin Yu" w:date="2020-07-11T15:24:00Z">
          <w:pPr>
            <w:spacing w:before="120" w:after="120" w:line="360" w:lineRule="auto"/>
            <w:jc w:val="both"/>
          </w:pPr>
        </w:pPrChange>
      </w:pPr>
      <w:ins w:id="86" w:author="Weihan Liu" w:date="2020-07-11T16:09:00Z">
        <w:r>
          <w:rPr>
            <w:rFonts w:ascii="Times New Roman" w:hAnsi="Times New Roman" w:cs="Times New Roman"/>
            <w:noProof/>
            <w:color w:val="000000" w:themeColor="text1"/>
            <w:sz w:val="24"/>
            <w:szCs w:val="24"/>
            <w:shd w:val="clear" w:color="auto" w:fill="FFFFFF"/>
            <w:lang w:eastAsia="en-US"/>
          </w:rPr>
          <w:lastRenderedPageBreak/>
          <w:drawing>
            <wp:inline distT="0" distB="0" distL="0" distR="0" wp14:anchorId="55289FF3" wp14:editId="1F13BA34">
              <wp:extent cx="5942440" cy="2521819"/>
              <wp:effectExtent l="0" t="0" r="1270" b="57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3_combined.png"/>
                      <pic:cNvPicPr/>
                    </pic:nvPicPr>
                    <pic:blipFill rotWithShape="1">
                      <a:blip r:embed="rId12"/>
                      <a:srcRect t="12955" b="11600"/>
                      <a:stretch/>
                    </pic:blipFill>
                    <pic:spPr bwMode="auto">
                      <a:xfrm>
                        <a:off x="0" y="0"/>
                        <a:ext cx="5943600" cy="2522311"/>
                      </a:xfrm>
                      <a:prstGeom prst="rect">
                        <a:avLst/>
                      </a:prstGeom>
                      <a:ln>
                        <a:noFill/>
                      </a:ln>
                      <a:extLst>
                        <a:ext uri="{53640926-AAD7-44D8-BBD7-CCE9431645EC}">
                          <a14:shadowObscured xmlns:a14="http://schemas.microsoft.com/office/drawing/2010/main"/>
                        </a:ext>
                      </a:extLst>
                    </pic:spPr>
                  </pic:pic>
                </a:graphicData>
              </a:graphic>
            </wp:inline>
          </w:drawing>
        </w:r>
      </w:ins>
      <w:commentRangeStart w:id="87"/>
      <w:commentRangeEnd w:id="87"/>
      <w:r w:rsidR="005E28E6">
        <w:rPr>
          <w:rStyle w:val="CommentReference"/>
        </w:rPr>
        <w:commentReference w:id="87"/>
      </w:r>
    </w:p>
    <w:p w14:paraId="67392850" w14:textId="789D72B4" w:rsidR="00BF5A39" w:rsidRPr="00E66DAC" w:rsidRDefault="004B0DD1">
      <w:pPr>
        <w:spacing w:before="120" w:after="120" w:line="480" w:lineRule="auto"/>
        <w:jc w:val="both"/>
        <w:rPr>
          <w:rFonts w:ascii="Times New Roman" w:hAnsi="Times New Roman" w:cs="Times New Roman"/>
          <w:color w:val="000000" w:themeColor="text1"/>
        </w:rPr>
        <w:pPrChange w:id="88" w:author="Xin Yu" w:date="2020-07-11T15:24:00Z">
          <w:pPr>
            <w:spacing w:before="120" w:after="120" w:line="360" w:lineRule="auto"/>
            <w:jc w:val="both"/>
          </w:pPr>
        </w:pPrChange>
      </w:pPr>
      <w:r w:rsidRPr="00E66DAC">
        <w:rPr>
          <w:rFonts w:ascii="Times New Roman" w:hAnsi="Times New Roman" w:cs="Times New Roman"/>
          <w:b/>
          <w:bCs/>
          <w:color w:val="000000" w:themeColor="text1"/>
        </w:rPr>
        <w:t>Figure 3</w:t>
      </w:r>
      <w:r w:rsidR="004626DA" w:rsidRPr="00E66DAC">
        <w:rPr>
          <w:rFonts w:ascii="Times New Roman" w:hAnsi="Times New Roman" w:cs="Times New Roman"/>
          <w:color w:val="000000" w:themeColor="text1"/>
        </w:rPr>
        <w:t xml:space="preserve">. </w:t>
      </w:r>
      <w:r w:rsidR="000B1976" w:rsidRPr="00E66DAC">
        <w:rPr>
          <w:rFonts w:ascii="Times New Roman" w:hAnsi="Times New Roman" w:cs="Times New Roman"/>
          <w:color w:val="000000" w:themeColor="text1"/>
        </w:rPr>
        <w:t>Development</w:t>
      </w:r>
      <w:r w:rsidR="004626DA" w:rsidRPr="00E66DAC">
        <w:rPr>
          <w:rFonts w:ascii="Times New Roman" w:hAnsi="Times New Roman" w:cs="Times New Roman"/>
          <w:color w:val="000000" w:themeColor="text1"/>
        </w:rPr>
        <w:t xml:space="preserve"> status of COVID-19 therapeutic antibodies. (</w:t>
      </w:r>
      <w:r w:rsidRPr="00E66DAC">
        <w:rPr>
          <w:rFonts w:ascii="Times New Roman" w:hAnsi="Times New Roman" w:cs="Times New Roman"/>
          <w:color w:val="000000" w:themeColor="text1"/>
        </w:rPr>
        <w:t>A).</w:t>
      </w:r>
      <w:r w:rsidR="004626DA" w:rsidRPr="00E66DAC">
        <w:rPr>
          <w:rFonts w:ascii="Times New Roman" w:hAnsi="Times New Roman" w:cs="Times New Roman"/>
          <w:color w:val="000000" w:themeColor="text1"/>
        </w:rPr>
        <w:t xml:space="preserve"> </w:t>
      </w:r>
      <w:r w:rsidRPr="00E66DAC">
        <w:rPr>
          <w:rFonts w:ascii="Times New Roman" w:hAnsi="Times New Roman" w:cs="Times New Roman"/>
          <w:color w:val="000000" w:themeColor="text1"/>
        </w:rPr>
        <w:t xml:space="preserve">Distribution of </w:t>
      </w:r>
      <w:r w:rsidR="004B17CB" w:rsidRPr="00E66DAC">
        <w:rPr>
          <w:rFonts w:ascii="Times New Roman" w:hAnsi="Times New Roman" w:cs="Times New Roman"/>
          <w:color w:val="000000" w:themeColor="text1"/>
        </w:rPr>
        <w:t xml:space="preserve">program development </w:t>
      </w:r>
      <w:r w:rsidRPr="00E66DAC">
        <w:rPr>
          <w:rFonts w:ascii="Times New Roman" w:hAnsi="Times New Roman" w:cs="Times New Roman"/>
          <w:color w:val="000000" w:themeColor="text1"/>
        </w:rPr>
        <w:t>status for C</w:t>
      </w:r>
      <w:r w:rsidR="004626DA" w:rsidRPr="00E66DAC">
        <w:rPr>
          <w:rFonts w:ascii="Times New Roman" w:hAnsi="Times New Roman" w:cs="Times New Roman"/>
          <w:color w:val="000000" w:themeColor="text1"/>
        </w:rPr>
        <w:t>OVID</w:t>
      </w:r>
      <w:r w:rsidRPr="00E66DAC">
        <w:rPr>
          <w:rFonts w:ascii="Times New Roman" w:hAnsi="Times New Roman" w:cs="Times New Roman"/>
          <w:color w:val="000000" w:themeColor="text1"/>
        </w:rPr>
        <w:t xml:space="preserve">-19 therapeutic antibodies </w:t>
      </w:r>
      <w:r w:rsidR="00184E88" w:rsidRPr="00E66DAC">
        <w:rPr>
          <w:rFonts w:ascii="Times New Roman" w:hAnsi="Times New Roman" w:cs="Times New Roman"/>
          <w:color w:val="000000" w:themeColor="text1"/>
        </w:rPr>
        <w:t>in</w:t>
      </w:r>
      <w:r w:rsidRPr="00E66DAC">
        <w:rPr>
          <w:rFonts w:ascii="Times New Roman" w:hAnsi="Times New Roman" w:cs="Times New Roman"/>
          <w:color w:val="000000" w:themeColor="text1"/>
        </w:rPr>
        <w:t xml:space="preserve"> develop</w:t>
      </w:r>
      <w:r w:rsidR="00184E88" w:rsidRPr="00E66DAC">
        <w:rPr>
          <w:rFonts w:ascii="Times New Roman" w:hAnsi="Times New Roman" w:cs="Times New Roman"/>
          <w:color w:val="000000" w:themeColor="text1"/>
        </w:rPr>
        <w:t>ment globally</w:t>
      </w:r>
      <w:r w:rsidRPr="00E66DAC">
        <w:rPr>
          <w:rFonts w:ascii="Times New Roman" w:hAnsi="Times New Roman" w:cs="Times New Roman"/>
          <w:color w:val="000000" w:themeColor="text1"/>
        </w:rPr>
        <w:t xml:space="preserve">. The status </w:t>
      </w:r>
      <w:r w:rsidR="004626DA" w:rsidRPr="00E66DAC">
        <w:rPr>
          <w:rFonts w:ascii="Times New Roman" w:hAnsi="Times New Roman" w:cs="Times New Roman"/>
          <w:color w:val="000000" w:themeColor="text1"/>
        </w:rPr>
        <w:t>is</w:t>
      </w:r>
      <w:r w:rsidRPr="00E66DAC">
        <w:rPr>
          <w:rFonts w:ascii="Times New Roman" w:hAnsi="Times New Roman" w:cs="Times New Roman"/>
          <w:color w:val="000000" w:themeColor="text1"/>
        </w:rPr>
        <w:t xml:space="preserve"> </w:t>
      </w:r>
      <w:r w:rsidR="00937E60" w:rsidRPr="00E66DAC">
        <w:rPr>
          <w:rFonts w:ascii="Times New Roman" w:hAnsi="Times New Roman" w:cs="Times New Roman"/>
          <w:color w:val="000000" w:themeColor="text1"/>
        </w:rPr>
        <w:t>categorized</w:t>
      </w:r>
      <w:r w:rsidRPr="00E66DAC">
        <w:rPr>
          <w:rFonts w:ascii="Times New Roman" w:hAnsi="Times New Roman" w:cs="Times New Roman"/>
          <w:color w:val="000000" w:themeColor="text1"/>
        </w:rPr>
        <w:t xml:space="preserve"> into discovery, preclinical, clinical pending, phase I, phase I/II, phase I/II/III, phase II, phase II/III, phase III and approved. </w:t>
      </w:r>
      <w:r w:rsidR="003D2DCA" w:rsidRPr="00E66DAC">
        <w:rPr>
          <w:rFonts w:ascii="Times New Roman" w:hAnsi="Times New Roman" w:cs="Times New Roman"/>
          <w:color w:val="000000" w:themeColor="text1"/>
        </w:rPr>
        <w:t>(</w:t>
      </w:r>
      <w:r w:rsidRPr="00E66DAC">
        <w:rPr>
          <w:rFonts w:ascii="Times New Roman" w:hAnsi="Times New Roman" w:cs="Times New Roman"/>
          <w:color w:val="000000" w:themeColor="text1"/>
        </w:rPr>
        <w:t>B</w:t>
      </w:r>
      <w:r w:rsidR="004626DA" w:rsidRPr="00E66DAC">
        <w:rPr>
          <w:rFonts w:ascii="Times New Roman" w:hAnsi="Times New Roman" w:cs="Times New Roman"/>
          <w:color w:val="000000" w:themeColor="text1"/>
        </w:rPr>
        <w:t>). Stacked</w:t>
      </w:r>
      <w:r w:rsidRPr="00E66DAC">
        <w:rPr>
          <w:rFonts w:ascii="Times New Roman" w:hAnsi="Times New Roman" w:cs="Times New Roman"/>
          <w:color w:val="000000" w:themeColor="text1"/>
        </w:rPr>
        <w:t xml:space="preserve"> bar chart showing the status of </w:t>
      </w:r>
      <w:r w:rsidR="00D3503F" w:rsidRPr="00E66DAC">
        <w:rPr>
          <w:rFonts w:ascii="Times New Roman" w:hAnsi="Times New Roman" w:cs="Times New Roman"/>
          <w:color w:val="000000" w:themeColor="text1"/>
        </w:rPr>
        <w:t>antibody therapeutics development</w:t>
      </w:r>
      <w:r w:rsidRPr="00E66DAC">
        <w:rPr>
          <w:rFonts w:ascii="Times New Roman" w:hAnsi="Times New Roman" w:cs="Times New Roman"/>
          <w:color w:val="000000" w:themeColor="text1"/>
        </w:rPr>
        <w:t xml:space="preserve"> by country. </w:t>
      </w:r>
      <w:r w:rsidR="00C53F96" w:rsidRPr="00E66DAC">
        <w:rPr>
          <w:rFonts w:ascii="Times New Roman" w:hAnsi="Times New Roman" w:cs="Times New Roman"/>
          <w:color w:val="000000" w:themeColor="text1"/>
        </w:rPr>
        <w:t>T</w:t>
      </w:r>
      <w:r w:rsidRPr="00E66DAC">
        <w:rPr>
          <w:rFonts w:ascii="Times New Roman" w:hAnsi="Times New Roman" w:cs="Times New Roman"/>
          <w:color w:val="000000" w:themeColor="text1"/>
        </w:rPr>
        <w:t>he status of clinical trials</w:t>
      </w:r>
      <w:r w:rsidR="00C53F96" w:rsidRPr="00E66DAC">
        <w:rPr>
          <w:rFonts w:ascii="Times New Roman" w:hAnsi="Times New Roman" w:cs="Times New Roman"/>
          <w:color w:val="000000" w:themeColor="text1"/>
        </w:rPr>
        <w:t xml:space="preserve"> </w:t>
      </w:r>
      <w:r w:rsidR="00E66DAC">
        <w:rPr>
          <w:rFonts w:ascii="Times New Roman" w:hAnsi="Times New Roman" w:cs="Times New Roman"/>
          <w:color w:val="000000" w:themeColor="text1"/>
        </w:rPr>
        <w:t>is</w:t>
      </w:r>
      <w:r w:rsidR="00C53F96" w:rsidRPr="00E66DAC">
        <w:rPr>
          <w:rFonts w:ascii="Times New Roman" w:hAnsi="Times New Roman" w:cs="Times New Roman"/>
          <w:color w:val="000000" w:themeColor="text1"/>
        </w:rPr>
        <w:t xml:space="preserve"> color-coded </w:t>
      </w:r>
      <w:r w:rsidRPr="00E66DAC">
        <w:rPr>
          <w:rFonts w:ascii="Times New Roman" w:hAnsi="Times New Roman" w:cs="Times New Roman"/>
          <w:color w:val="000000" w:themeColor="text1"/>
        </w:rPr>
        <w:t xml:space="preserve">from </w:t>
      </w:r>
      <w:r w:rsidR="005D73BF" w:rsidRPr="00E66DAC">
        <w:rPr>
          <w:rFonts w:ascii="Times New Roman" w:hAnsi="Times New Roman" w:cs="Times New Roman"/>
          <w:color w:val="000000" w:themeColor="text1"/>
        </w:rPr>
        <w:t xml:space="preserve">dark </w:t>
      </w:r>
      <w:r w:rsidR="004626DA" w:rsidRPr="00E66DAC">
        <w:rPr>
          <w:rFonts w:ascii="Times New Roman" w:hAnsi="Times New Roman" w:cs="Times New Roman"/>
          <w:color w:val="000000" w:themeColor="text1"/>
        </w:rPr>
        <w:t>blue (</w:t>
      </w:r>
      <w:r w:rsidRPr="00E66DAC">
        <w:rPr>
          <w:rFonts w:ascii="Times New Roman" w:hAnsi="Times New Roman" w:cs="Times New Roman"/>
          <w:color w:val="000000" w:themeColor="text1"/>
        </w:rPr>
        <w:t xml:space="preserve">the earliest phase) to </w:t>
      </w:r>
      <w:r w:rsidR="005D73BF" w:rsidRPr="00E66DAC">
        <w:rPr>
          <w:rFonts w:ascii="Times New Roman" w:hAnsi="Times New Roman" w:cs="Times New Roman"/>
          <w:color w:val="000000" w:themeColor="text1"/>
        </w:rPr>
        <w:t xml:space="preserve">dark </w:t>
      </w:r>
      <w:r w:rsidR="006E4F2C" w:rsidRPr="00E66DAC">
        <w:rPr>
          <w:rFonts w:ascii="Times New Roman" w:hAnsi="Times New Roman" w:cs="Times New Roman"/>
          <w:color w:val="000000" w:themeColor="text1"/>
        </w:rPr>
        <w:t>red (</w:t>
      </w:r>
      <w:r w:rsidRPr="00E66DAC">
        <w:rPr>
          <w:rFonts w:ascii="Times New Roman" w:hAnsi="Times New Roman" w:cs="Times New Roman"/>
          <w:color w:val="000000" w:themeColor="text1"/>
        </w:rPr>
        <w:t xml:space="preserve">the latest phase). </w:t>
      </w:r>
      <w:r w:rsidR="00BA66FD" w:rsidRPr="00E66DAC">
        <w:rPr>
          <w:rFonts w:ascii="Times New Roman" w:hAnsi="Times New Roman" w:cs="Times New Roman"/>
          <w:color w:val="000000" w:themeColor="text1"/>
        </w:rPr>
        <w:t>For</w:t>
      </w:r>
      <w:r w:rsidRPr="00E66DAC">
        <w:rPr>
          <w:rFonts w:ascii="Times New Roman" w:hAnsi="Times New Roman" w:cs="Times New Roman"/>
          <w:color w:val="000000" w:themeColor="text1"/>
        </w:rPr>
        <w:t xml:space="preserve"> therapeutic candidate</w:t>
      </w:r>
      <w:r w:rsidR="005D73BF" w:rsidRPr="00E66DAC">
        <w:rPr>
          <w:rFonts w:ascii="Times New Roman" w:hAnsi="Times New Roman" w:cs="Times New Roman"/>
          <w:color w:val="000000" w:themeColor="text1"/>
        </w:rPr>
        <w:t>s</w:t>
      </w:r>
      <w:r w:rsidRPr="00E66DAC">
        <w:rPr>
          <w:rFonts w:ascii="Times New Roman" w:hAnsi="Times New Roman" w:cs="Times New Roman"/>
          <w:color w:val="000000" w:themeColor="text1"/>
        </w:rPr>
        <w:t xml:space="preserve"> being developed across multiple countries, each participating country </w:t>
      </w:r>
      <w:r w:rsidR="00564FC2" w:rsidRPr="00E66DAC">
        <w:rPr>
          <w:rFonts w:ascii="Times New Roman" w:hAnsi="Times New Roman" w:cs="Times New Roman"/>
          <w:color w:val="000000" w:themeColor="text1"/>
        </w:rPr>
        <w:t>has been</w:t>
      </w:r>
      <w:r w:rsidRPr="00E66DAC">
        <w:rPr>
          <w:rFonts w:ascii="Times New Roman" w:hAnsi="Times New Roman" w:cs="Times New Roman"/>
          <w:color w:val="000000" w:themeColor="text1"/>
        </w:rPr>
        <w:t xml:space="preserve"> count</w:t>
      </w:r>
      <w:r w:rsidR="00564FC2" w:rsidRPr="00E66DAC">
        <w:rPr>
          <w:rFonts w:ascii="Times New Roman" w:hAnsi="Times New Roman" w:cs="Times New Roman"/>
          <w:color w:val="000000" w:themeColor="text1"/>
        </w:rPr>
        <w:t xml:space="preserve">ed </w:t>
      </w:r>
      <w:r w:rsidR="00FE06F9" w:rsidRPr="00E66DAC">
        <w:rPr>
          <w:rFonts w:ascii="Times New Roman" w:hAnsi="Times New Roman" w:cs="Times New Roman"/>
          <w:color w:val="000000" w:themeColor="text1"/>
        </w:rPr>
        <w:t>separately</w:t>
      </w:r>
      <w:r w:rsidR="005D73BF" w:rsidRPr="00E66DAC">
        <w:rPr>
          <w:rFonts w:ascii="Times New Roman" w:hAnsi="Times New Roman" w:cs="Times New Roman"/>
          <w:color w:val="000000" w:themeColor="text1"/>
        </w:rPr>
        <w:t xml:space="preserve"> in this chart</w:t>
      </w:r>
      <w:r w:rsidRPr="00E66DAC">
        <w:rPr>
          <w:rFonts w:ascii="Times New Roman" w:hAnsi="Times New Roman" w:cs="Times New Roman"/>
          <w:color w:val="000000" w:themeColor="text1"/>
        </w:rPr>
        <w:t>.</w:t>
      </w:r>
    </w:p>
    <w:p w14:paraId="6E2FF5BF" w14:textId="726ADBDB" w:rsidR="00E826B1" w:rsidRDefault="00E826B1">
      <w:pPr>
        <w:spacing w:before="120" w:after="120" w:line="480" w:lineRule="auto"/>
        <w:jc w:val="both"/>
        <w:rPr>
          <w:rFonts w:ascii="Times New Roman" w:hAnsi="Times New Roman" w:cs="Times New Roman"/>
          <w:b/>
          <w:bCs/>
          <w:color w:val="000000" w:themeColor="text1"/>
          <w:sz w:val="24"/>
          <w:szCs w:val="24"/>
        </w:rPr>
        <w:pPrChange w:id="89" w:author="Xin Yu" w:date="2020-07-11T15:24:00Z">
          <w:pPr>
            <w:spacing w:before="120" w:after="120" w:line="360" w:lineRule="auto"/>
            <w:jc w:val="both"/>
          </w:pPr>
        </w:pPrChange>
      </w:pPr>
    </w:p>
    <w:p w14:paraId="0C5B99E6" w14:textId="7F39F9C5" w:rsidR="00352791" w:rsidRPr="004C4657" w:rsidRDefault="00352791">
      <w:pPr>
        <w:spacing w:before="120" w:after="120" w:line="480" w:lineRule="auto"/>
        <w:jc w:val="both"/>
        <w:rPr>
          <w:rFonts w:ascii="Times New Roman" w:hAnsi="Times New Roman" w:cs="Times New Roman"/>
          <w:b/>
          <w:bCs/>
          <w:color w:val="000000" w:themeColor="text1"/>
          <w:sz w:val="24"/>
          <w:szCs w:val="24"/>
        </w:rPr>
        <w:pPrChange w:id="90" w:author="Xin Yu" w:date="2020-07-11T15:24:00Z">
          <w:pPr>
            <w:spacing w:before="120" w:after="120" w:line="360" w:lineRule="auto"/>
            <w:jc w:val="both"/>
          </w:pPr>
        </w:pPrChange>
      </w:pPr>
      <w:r w:rsidRPr="004C4657">
        <w:rPr>
          <w:rFonts w:ascii="Times New Roman" w:hAnsi="Times New Roman" w:cs="Times New Roman"/>
          <w:b/>
          <w:bCs/>
          <w:color w:val="000000" w:themeColor="text1"/>
          <w:sz w:val="24"/>
          <w:szCs w:val="24"/>
        </w:rPr>
        <w:t>Conclusion</w:t>
      </w:r>
      <w:r w:rsidR="00BF5A39" w:rsidRPr="004C4657">
        <w:rPr>
          <w:rFonts w:ascii="Times New Roman" w:hAnsi="Times New Roman" w:cs="Times New Roman"/>
          <w:b/>
          <w:bCs/>
          <w:color w:val="000000" w:themeColor="text1"/>
          <w:sz w:val="24"/>
          <w:szCs w:val="24"/>
        </w:rPr>
        <w:t xml:space="preserve"> and Perspectives</w:t>
      </w:r>
    </w:p>
    <w:p w14:paraId="2A736C4F" w14:textId="6A47C9CA" w:rsidR="00FB6D81" w:rsidRPr="004C4657" w:rsidRDefault="00FB6D81">
      <w:pPr>
        <w:spacing w:before="120" w:after="120" w:line="480" w:lineRule="auto"/>
        <w:jc w:val="both"/>
        <w:rPr>
          <w:rFonts w:ascii="Times New Roman" w:hAnsi="Times New Roman" w:cs="Times New Roman"/>
          <w:color w:val="000000" w:themeColor="text1"/>
          <w:sz w:val="24"/>
          <w:szCs w:val="24"/>
          <w:shd w:val="clear" w:color="auto" w:fill="FFFFFF"/>
        </w:rPr>
        <w:pPrChange w:id="91" w:author="Xin Yu" w:date="2020-07-11T15:24:00Z">
          <w:pPr>
            <w:spacing w:before="120" w:after="120" w:line="360" w:lineRule="auto"/>
            <w:jc w:val="both"/>
          </w:pPr>
        </w:pPrChange>
      </w:pPr>
      <w:r w:rsidRPr="004C4657">
        <w:rPr>
          <w:rFonts w:ascii="Times New Roman" w:hAnsi="Times New Roman" w:cs="Times New Roman"/>
          <w:color w:val="000000" w:themeColor="text1"/>
          <w:sz w:val="24"/>
          <w:szCs w:val="24"/>
          <w:shd w:val="clear" w:color="auto" w:fill="FFFFFF"/>
        </w:rPr>
        <w:t xml:space="preserve">While we are developing the “Tracker” and writing this review, the COVID-19 pandemic is </w:t>
      </w:r>
      <w:r w:rsidR="005D73BF">
        <w:rPr>
          <w:rFonts w:ascii="Times New Roman" w:hAnsi="Times New Roman" w:cs="Times New Roman"/>
          <w:color w:val="000000" w:themeColor="text1"/>
          <w:sz w:val="24"/>
          <w:szCs w:val="24"/>
          <w:shd w:val="clear" w:color="auto" w:fill="FFFFFF"/>
        </w:rPr>
        <w:t>evolving globally</w:t>
      </w:r>
      <w:r w:rsidRPr="004C4657">
        <w:rPr>
          <w:rFonts w:ascii="Times New Roman" w:hAnsi="Times New Roman" w:cs="Times New Roman"/>
          <w:color w:val="000000" w:themeColor="text1"/>
          <w:sz w:val="24"/>
          <w:szCs w:val="24"/>
          <w:shd w:val="clear" w:color="auto" w:fill="FFFFFF"/>
        </w:rPr>
        <w:t xml:space="preserve"> and resulting in unprecedented impacts on the </w:t>
      </w:r>
      <w:r w:rsidR="005D73BF">
        <w:rPr>
          <w:rFonts w:ascii="Times New Roman" w:hAnsi="Times New Roman" w:cs="Times New Roman"/>
          <w:color w:val="000000" w:themeColor="text1"/>
          <w:sz w:val="24"/>
          <w:szCs w:val="24"/>
          <w:shd w:val="clear" w:color="auto" w:fill="FFFFFF"/>
        </w:rPr>
        <w:t>worldwide</w:t>
      </w:r>
      <w:r w:rsidR="005D73BF" w:rsidRPr="004C4657">
        <w:rPr>
          <w:rFonts w:ascii="Times New Roman" w:hAnsi="Times New Roman" w:cs="Times New Roman"/>
          <w:color w:val="000000" w:themeColor="text1"/>
          <w:sz w:val="24"/>
          <w:szCs w:val="24"/>
          <w:shd w:val="clear" w:color="auto" w:fill="FFFFFF"/>
        </w:rPr>
        <w:t xml:space="preserve"> </w:t>
      </w:r>
      <w:r w:rsidRPr="004C4657">
        <w:rPr>
          <w:rFonts w:ascii="Times New Roman" w:hAnsi="Times New Roman" w:cs="Times New Roman"/>
          <w:color w:val="000000" w:themeColor="text1"/>
          <w:sz w:val="24"/>
          <w:szCs w:val="24"/>
          <w:shd w:val="clear" w:color="auto" w:fill="FFFFFF"/>
        </w:rPr>
        <w:t xml:space="preserve">healthcare, research and economy. </w:t>
      </w:r>
      <w:r w:rsidR="00633729" w:rsidRPr="00633729">
        <w:rPr>
          <w:rFonts w:ascii="Times New Roman" w:hAnsi="Times New Roman" w:cs="Times New Roman"/>
          <w:color w:val="000000" w:themeColor="text1"/>
          <w:sz w:val="24"/>
          <w:szCs w:val="24"/>
          <w:shd w:val="clear" w:color="auto" w:fill="FFFFFF"/>
        </w:rPr>
        <w:t>COVID-19 requires urgent development of effective treatment</w:t>
      </w:r>
      <w:r w:rsidR="00633729">
        <w:rPr>
          <w:rFonts w:ascii="Times New Roman" w:hAnsi="Times New Roman" w:cs="Times New Roman"/>
          <w:color w:val="000000" w:themeColor="text1"/>
          <w:sz w:val="24"/>
          <w:szCs w:val="24"/>
          <w:shd w:val="clear" w:color="auto" w:fill="FFFFFF"/>
        </w:rPr>
        <w:t xml:space="preserve">. </w:t>
      </w:r>
      <w:r w:rsidRPr="004C4657">
        <w:rPr>
          <w:rFonts w:ascii="Times New Roman" w:hAnsi="Times New Roman" w:cs="Times New Roman"/>
          <w:color w:val="000000" w:themeColor="text1"/>
          <w:sz w:val="24"/>
          <w:szCs w:val="24"/>
          <w:shd w:val="clear" w:color="auto" w:fill="FFFFFF"/>
        </w:rPr>
        <w:t xml:space="preserve">To </w:t>
      </w:r>
      <w:r w:rsidR="00633729">
        <w:rPr>
          <w:rFonts w:ascii="Times New Roman" w:hAnsi="Times New Roman" w:cs="Times New Roman"/>
          <w:color w:val="000000" w:themeColor="text1"/>
          <w:sz w:val="24"/>
          <w:szCs w:val="24"/>
          <w:shd w:val="clear" w:color="auto" w:fill="FFFFFF"/>
        </w:rPr>
        <w:t xml:space="preserve">help </w:t>
      </w:r>
      <w:r w:rsidRPr="004C4657">
        <w:rPr>
          <w:rFonts w:ascii="Times New Roman" w:hAnsi="Times New Roman" w:cs="Times New Roman"/>
          <w:color w:val="000000" w:themeColor="text1"/>
          <w:sz w:val="24"/>
          <w:szCs w:val="24"/>
          <w:shd w:val="clear" w:color="auto" w:fill="FFFFFF"/>
        </w:rPr>
        <w:t>address</w:t>
      </w:r>
      <w:r w:rsidR="00633729">
        <w:rPr>
          <w:rFonts w:ascii="Times New Roman" w:hAnsi="Times New Roman" w:cs="Times New Roman"/>
          <w:color w:val="000000" w:themeColor="text1"/>
          <w:sz w:val="24"/>
          <w:szCs w:val="24"/>
          <w:shd w:val="clear" w:color="auto" w:fill="FFFFFF"/>
        </w:rPr>
        <w:t>ing</w:t>
      </w:r>
      <w:r w:rsidRPr="004C4657">
        <w:rPr>
          <w:rFonts w:ascii="Times New Roman" w:hAnsi="Times New Roman" w:cs="Times New Roman"/>
          <w:color w:val="000000" w:themeColor="text1"/>
          <w:sz w:val="24"/>
          <w:szCs w:val="24"/>
          <w:shd w:val="clear" w:color="auto" w:fill="FFFFFF"/>
        </w:rPr>
        <w:t xml:space="preserve"> the emergent needs, the “Tracker” </w:t>
      </w:r>
      <w:r w:rsidR="000F22AE">
        <w:rPr>
          <w:rFonts w:ascii="Times New Roman" w:hAnsi="Times New Roman" w:cs="Times New Roman"/>
          <w:color w:val="000000" w:themeColor="text1"/>
          <w:sz w:val="24"/>
          <w:szCs w:val="24"/>
          <w:shd w:val="clear" w:color="auto" w:fill="FFFFFF"/>
        </w:rPr>
        <w:t>provides</w:t>
      </w:r>
      <w:r w:rsidRPr="004C4657">
        <w:rPr>
          <w:rFonts w:ascii="Times New Roman" w:hAnsi="Times New Roman" w:cs="Times New Roman"/>
          <w:color w:val="000000" w:themeColor="text1"/>
          <w:sz w:val="24"/>
          <w:szCs w:val="24"/>
          <w:shd w:val="clear" w:color="auto" w:fill="FFFFFF"/>
        </w:rPr>
        <w:t xml:space="preserve"> a useful </w:t>
      </w:r>
      <w:r w:rsidR="00793B5D">
        <w:rPr>
          <w:rFonts w:ascii="Times New Roman" w:hAnsi="Times New Roman" w:cs="Times New Roman"/>
          <w:color w:val="000000" w:themeColor="text1"/>
          <w:sz w:val="24"/>
          <w:szCs w:val="24"/>
          <w:shd w:val="clear" w:color="auto" w:fill="FFFFFF"/>
        </w:rPr>
        <w:t>reference</w:t>
      </w:r>
      <w:r w:rsidRPr="004C4657">
        <w:rPr>
          <w:rFonts w:ascii="Times New Roman" w:hAnsi="Times New Roman" w:cs="Times New Roman"/>
          <w:color w:val="000000" w:themeColor="text1"/>
          <w:sz w:val="24"/>
          <w:szCs w:val="24"/>
          <w:shd w:val="clear" w:color="auto" w:fill="FFFFFF"/>
        </w:rPr>
        <w:t xml:space="preserve"> for researchers and public society to track current progress of drug development for COVID-19. </w:t>
      </w:r>
    </w:p>
    <w:p w14:paraId="48D4E574" w14:textId="77777777" w:rsidR="00FB6D81" w:rsidRPr="004C4657" w:rsidRDefault="00FB6D81">
      <w:pPr>
        <w:spacing w:before="120" w:after="120" w:line="480" w:lineRule="auto"/>
        <w:jc w:val="both"/>
        <w:rPr>
          <w:rFonts w:ascii="Times New Roman" w:hAnsi="Times New Roman" w:cs="Times New Roman"/>
          <w:color w:val="000000" w:themeColor="text1"/>
          <w:sz w:val="24"/>
          <w:szCs w:val="24"/>
          <w:shd w:val="clear" w:color="auto" w:fill="FFFFFF"/>
        </w:rPr>
        <w:pPrChange w:id="92" w:author="Xin Yu" w:date="2020-07-11T15:24:00Z">
          <w:pPr>
            <w:spacing w:before="120" w:after="120" w:line="360" w:lineRule="auto"/>
            <w:jc w:val="both"/>
          </w:pPr>
        </w:pPrChange>
      </w:pPr>
    </w:p>
    <w:p w14:paraId="1F8AAA85" w14:textId="4BD52885" w:rsidR="00C03FD6" w:rsidRPr="004C4657" w:rsidRDefault="00352791">
      <w:pPr>
        <w:spacing w:before="120" w:after="120" w:line="480" w:lineRule="auto"/>
        <w:jc w:val="both"/>
        <w:rPr>
          <w:rFonts w:ascii="Times New Roman" w:hAnsi="Times New Roman" w:cs="Times New Roman"/>
          <w:color w:val="000000" w:themeColor="text1"/>
          <w:sz w:val="24"/>
          <w:szCs w:val="24"/>
        </w:rPr>
        <w:pPrChange w:id="93" w:author="Xin Yu" w:date="2020-07-11T15:24:00Z">
          <w:pPr>
            <w:spacing w:before="120" w:after="120" w:line="360" w:lineRule="auto"/>
            <w:jc w:val="both"/>
          </w:pPr>
        </w:pPrChange>
      </w:pPr>
      <w:r w:rsidRPr="004C4657">
        <w:rPr>
          <w:rFonts w:ascii="Times New Roman" w:hAnsi="Times New Roman" w:cs="Times New Roman"/>
          <w:color w:val="000000" w:themeColor="text1"/>
          <w:sz w:val="24"/>
          <w:szCs w:val="24"/>
        </w:rPr>
        <w:lastRenderedPageBreak/>
        <w:t>Acknowledgment</w:t>
      </w:r>
    </w:p>
    <w:p w14:paraId="7264FEEC" w14:textId="33C4AF45" w:rsidR="005E7066" w:rsidRPr="00E85C70" w:rsidRDefault="00742CC7">
      <w:pPr>
        <w:spacing w:line="480" w:lineRule="auto"/>
        <w:rPr>
          <w:rFonts w:ascii="Times New Roman" w:eastAsia="Malgun Gothic" w:hAnsi="Times New Roman" w:cs="Times New Roman"/>
          <w:color w:val="000000" w:themeColor="text1"/>
        </w:rPr>
        <w:pPrChange w:id="94" w:author="Xin Yu" w:date="2020-07-11T15:24:00Z">
          <w:pPr>
            <w:spacing w:before="120" w:after="120" w:line="360" w:lineRule="auto"/>
            <w:jc w:val="both"/>
          </w:pPr>
        </w:pPrChange>
      </w:pPr>
      <w:ins w:id="95" w:author="Bo Liu" w:date="2020-07-10T06:28:00Z">
        <w:r w:rsidRPr="00A23C75">
          <w:rPr>
            <w:rFonts w:ascii="Times New Roman" w:eastAsia="Malgun Gothic" w:hAnsi="Times New Roman" w:cs="Times New Roman"/>
            <w:color w:val="000000" w:themeColor="text1"/>
          </w:rPr>
          <w:t>We thank</w:t>
        </w:r>
        <w:r>
          <w:rPr>
            <w:rFonts w:ascii="Times New Roman" w:eastAsia="Malgun Gothic" w:hAnsi="Times New Roman" w:cs="Times New Roman"/>
            <w:color w:val="000000" w:themeColor="text1"/>
          </w:rPr>
          <w:t xml:space="preserve"> </w:t>
        </w:r>
      </w:ins>
      <w:ins w:id="96" w:author="Bo Liu" w:date="2020-07-10T06:58:00Z">
        <w:r w:rsidR="00025CC0">
          <w:rPr>
            <w:rFonts w:ascii="Times New Roman" w:eastAsia="Malgun Gothic" w:hAnsi="Times New Roman" w:cs="Times New Roman"/>
            <w:color w:val="000000" w:themeColor="text1"/>
          </w:rPr>
          <w:t xml:space="preserve">Xiao </w:t>
        </w:r>
        <w:proofErr w:type="spellStart"/>
        <w:r w:rsidR="00025CC0">
          <w:rPr>
            <w:rFonts w:ascii="Times New Roman" w:eastAsia="Malgun Gothic" w:hAnsi="Times New Roman" w:cs="Times New Roman"/>
            <w:color w:val="000000" w:themeColor="text1"/>
          </w:rPr>
          <w:t>Xiao</w:t>
        </w:r>
        <w:proofErr w:type="spellEnd"/>
        <w:r w:rsidR="00025CC0">
          <w:rPr>
            <w:rFonts w:ascii="Times New Roman" w:eastAsia="Malgun Gothic" w:hAnsi="Times New Roman" w:cs="Times New Roman"/>
            <w:color w:val="000000" w:themeColor="text1"/>
          </w:rPr>
          <w:t xml:space="preserve">, Cong Yao and Bo Liu </w:t>
        </w:r>
      </w:ins>
      <w:ins w:id="97" w:author="Bo Liu" w:date="2020-07-10T06:59:00Z">
        <w:r w:rsidR="00025CC0">
          <w:rPr>
            <w:rFonts w:ascii="Times New Roman" w:eastAsia="Malgun Gothic" w:hAnsi="Times New Roman" w:cs="Times New Roman"/>
            <w:color w:val="000000" w:themeColor="text1"/>
          </w:rPr>
          <w:t xml:space="preserve">for </w:t>
        </w:r>
        <w:r w:rsidR="00991118" w:rsidRPr="00991118">
          <w:rPr>
            <w:rFonts w:ascii="Times New Roman" w:eastAsia="Malgun Gothic" w:hAnsi="Times New Roman" w:cs="Times New Roman"/>
            <w:color w:val="000000" w:themeColor="text1"/>
          </w:rPr>
          <w:t>critical reading of the manuscript</w:t>
        </w:r>
        <w:r w:rsidR="00991118">
          <w:rPr>
            <w:rFonts w:ascii="Times New Roman" w:eastAsia="Malgun Gothic" w:hAnsi="Times New Roman" w:cs="Times New Roman"/>
            <w:color w:val="000000" w:themeColor="text1"/>
          </w:rPr>
          <w:t xml:space="preserve">. </w:t>
        </w:r>
      </w:ins>
      <w:ins w:id="98" w:author="Bo Liu" w:date="2020-07-10T07:00:00Z">
        <w:r w:rsidR="00991118">
          <w:rPr>
            <w:rFonts w:ascii="Times New Roman" w:eastAsia="Malgun Gothic" w:hAnsi="Times New Roman" w:cs="Times New Roman"/>
            <w:color w:val="000000" w:themeColor="text1"/>
          </w:rPr>
          <w:t>We acknowledge</w:t>
        </w:r>
        <w:r w:rsidR="00991118">
          <w:rPr>
            <w:rFonts w:ascii="Times New Roman" w:eastAsia="Malgun Gothic" w:hAnsi="Times New Roman" w:cs="Times New Roman" w:hint="eastAsia"/>
            <w:color w:val="000000" w:themeColor="text1"/>
          </w:rPr>
          <w:t xml:space="preserve"> </w:t>
        </w:r>
      </w:ins>
      <w:proofErr w:type="spellStart"/>
      <w:ins w:id="99" w:author="Bo Liu" w:date="2020-07-10T07:01:00Z">
        <w:r w:rsidR="00991118" w:rsidRPr="00991118">
          <w:rPr>
            <w:rFonts w:ascii="Times New Roman" w:eastAsia="Malgun Gothic" w:hAnsi="Times New Roman" w:cs="Times New Roman"/>
            <w:color w:val="000000" w:themeColor="text1"/>
          </w:rPr>
          <w:t>Ningxuan</w:t>
        </w:r>
        <w:proofErr w:type="spellEnd"/>
        <w:r w:rsidR="00991118" w:rsidRPr="00991118">
          <w:rPr>
            <w:rFonts w:ascii="Times New Roman" w:eastAsia="Malgun Gothic" w:hAnsi="Times New Roman" w:cs="Times New Roman"/>
            <w:color w:val="000000" w:themeColor="text1"/>
          </w:rPr>
          <w:t xml:space="preserve"> Zhou</w:t>
        </w:r>
        <w:r w:rsidR="00991118">
          <w:rPr>
            <w:rFonts w:ascii="Times New Roman" w:eastAsia="Malgun Gothic" w:hAnsi="Times New Roman" w:cs="Times New Roman"/>
            <w:color w:val="000000" w:themeColor="text1"/>
          </w:rPr>
          <w:t xml:space="preserve">, </w:t>
        </w:r>
      </w:ins>
      <w:proofErr w:type="spellStart"/>
      <w:ins w:id="100" w:author="Bo Liu" w:date="2020-07-10T07:02:00Z">
        <w:r w:rsidR="00991118" w:rsidRPr="00E85C70">
          <w:rPr>
            <w:rFonts w:ascii="Times New Roman" w:eastAsia="Malgun Gothic" w:hAnsi="Times New Roman" w:cs="Times New Roman"/>
            <w:color w:val="000000" w:themeColor="text1"/>
          </w:rPr>
          <w:t>Zhezhen</w:t>
        </w:r>
        <w:proofErr w:type="spellEnd"/>
        <w:r w:rsidR="00991118" w:rsidRPr="00E85C70">
          <w:rPr>
            <w:rFonts w:ascii="Times New Roman" w:eastAsia="Malgun Gothic" w:hAnsi="Times New Roman" w:cs="Times New Roman"/>
            <w:color w:val="000000" w:themeColor="text1"/>
          </w:rPr>
          <w:t xml:space="preserve"> Wang</w:t>
        </w:r>
        <w:r w:rsidR="00991118">
          <w:rPr>
            <w:rFonts w:ascii="Times New Roman" w:eastAsia="Malgun Gothic" w:hAnsi="Times New Roman" w:cs="Times New Roman"/>
            <w:color w:val="000000" w:themeColor="text1"/>
          </w:rPr>
          <w:t>,</w:t>
        </w:r>
      </w:ins>
      <w:ins w:id="101" w:author="Bo Liu" w:date="2020-07-10T07:03:00Z">
        <w:r w:rsidR="00991118" w:rsidRPr="00E85C70">
          <w:rPr>
            <w:rFonts w:ascii="Times New Roman" w:eastAsia="Malgun Gothic" w:hAnsi="Times New Roman" w:cs="Times New Roman"/>
            <w:color w:val="000000" w:themeColor="text1"/>
          </w:rPr>
          <w:t xml:space="preserve"> </w:t>
        </w:r>
        <w:proofErr w:type="spellStart"/>
        <w:r w:rsidR="00991118" w:rsidRPr="00E85C70">
          <w:rPr>
            <w:rFonts w:ascii="Times New Roman" w:eastAsia="Malgun Gothic" w:hAnsi="Times New Roman" w:cs="Times New Roman"/>
            <w:color w:val="000000" w:themeColor="text1"/>
          </w:rPr>
          <w:t>Weijing</w:t>
        </w:r>
        <w:proofErr w:type="spellEnd"/>
        <w:r w:rsidR="00991118" w:rsidRPr="00E85C70">
          <w:rPr>
            <w:rFonts w:ascii="Times New Roman" w:eastAsia="Malgun Gothic" w:hAnsi="Times New Roman" w:cs="Times New Roman"/>
            <w:color w:val="000000" w:themeColor="text1"/>
          </w:rPr>
          <w:t xml:space="preserve"> Liu</w:t>
        </w:r>
        <w:r w:rsidR="00991118">
          <w:rPr>
            <w:rFonts w:ascii="Times New Roman" w:eastAsia="Malgun Gothic" w:hAnsi="Times New Roman" w:cs="Times New Roman"/>
            <w:color w:val="000000" w:themeColor="text1"/>
          </w:rPr>
          <w:t xml:space="preserve">, </w:t>
        </w:r>
        <w:proofErr w:type="spellStart"/>
        <w:r w:rsidR="00991118">
          <w:rPr>
            <w:rFonts w:ascii="Times New Roman" w:eastAsia="Malgun Gothic" w:hAnsi="Times New Roman" w:cs="Times New Roman"/>
            <w:color w:val="000000" w:themeColor="text1"/>
          </w:rPr>
          <w:t>Xiaofeng</w:t>
        </w:r>
        <w:proofErr w:type="spellEnd"/>
        <w:r w:rsidR="00991118">
          <w:rPr>
            <w:rFonts w:ascii="Times New Roman" w:eastAsia="Malgun Gothic" w:hAnsi="Times New Roman" w:cs="Times New Roman"/>
            <w:color w:val="000000" w:themeColor="text1"/>
          </w:rPr>
          <w:t xml:space="preserve"> Liu, </w:t>
        </w:r>
      </w:ins>
      <w:ins w:id="102" w:author="Bo Liu" w:date="2020-07-10T07:04:00Z">
        <w:r w:rsidR="00991118">
          <w:rPr>
            <w:rFonts w:ascii="Times New Roman" w:eastAsia="Malgun Gothic" w:hAnsi="Times New Roman" w:cs="Times New Roman"/>
            <w:color w:val="000000" w:themeColor="text1"/>
          </w:rPr>
          <w:t>Ning Ding</w:t>
        </w:r>
      </w:ins>
      <w:ins w:id="103" w:author="Bo Liu" w:date="2020-07-10T07:05:00Z">
        <w:r w:rsidR="00991118">
          <w:rPr>
            <w:rFonts w:ascii="Times New Roman" w:eastAsia="Malgun Gothic" w:hAnsi="Times New Roman" w:cs="Times New Roman"/>
            <w:color w:val="000000" w:themeColor="text1"/>
          </w:rPr>
          <w:t xml:space="preserve">, </w:t>
        </w:r>
      </w:ins>
      <w:ins w:id="104" w:author="Bo Liu" w:date="2020-07-10T18:36:00Z">
        <w:r w:rsidR="00E85C70" w:rsidRPr="00E85C70">
          <w:rPr>
            <w:rFonts w:ascii="Times New Roman" w:eastAsia="Malgun Gothic" w:hAnsi="Times New Roman" w:cs="Times New Roman"/>
            <w:color w:val="000000" w:themeColor="text1"/>
          </w:rPr>
          <w:t xml:space="preserve">Lei Huang, </w:t>
        </w:r>
      </w:ins>
      <w:proofErr w:type="spellStart"/>
      <w:ins w:id="105" w:author="Bo Liu" w:date="2020-07-10T18:38:00Z">
        <w:r w:rsidR="00E85C70" w:rsidRPr="00E85C70">
          <w:rPr>
            <w:rFonts w:ascii="Times New Roman" w:eastAsia="Malgun Gothic" w:hAnsi="Times New Roman" w:cs="Times New Roman"/>
            <w:color w:val="000000" w:themeColor="text1"/>
          </w:rPr>
          <w:t>Wuliang</w:t>
        </w:r>
        <w:proofErr w:type="spellEnd"/>
        <w:r w:rsidR="00E85C70" w:rsidRPr="00E85C70">
          <w:rPr>
            <w:rFonts w:ascii="Times New Roman" w:eastAsia="Malgun Gothic" w:hAnsi="Times New Roman" w:cs="Times New Roman"/>
            <w:color w:val="000000" w:themeColor="text1"/>
          </w:rPr>
          <w:t xml:space="preserve"> Si</w:t>
        </w:r>
        <w:r w:rsidR="00E85C70">
          <w:rPr>
            <w:rFonts w:ascii="Times New Roman" w:eastAsia="Malgun Gothic" w:hAnsi="Times New Roman" w:cs="Times New Roman"/>
            <w:color w:val="000000" w:themeColor="text1"/>
          </w:rPr>
          <w:t xml:space="preserve">, </w:t>
        </w:r>
      </w:ins>
      <w:proofErr w:type="spellStart"/>
      <w:ins w:id="106" w:author="Bo Liu" w:date="2020-07-10T18:39:00Z">
        <w:r w:rsidR="00E85C70" w:rsidRPr="00E85C70">
          <w:rPr>
            <w:rFonts w:ascii="Times New Roman" w:eastAsia="Malgun Gothic" w:hAnsi="Times New Roman" w:cs="Times New Roman"/>
            <w:color w:val="000000" w:themeColor="text1"/>
            <w:rPrChange w:id="107" w:author="Bo Liu" w:date="2020-07-10T18:39:00Z">
              <w:rPr>
                <w:rFonts w:ascii="Helvetica Neue" w:hAnsi="Helvetica Neue" w:cs="Helvetica Neue"/>
                <w:color w:val="000000"/>
                <w:sz w:val="26"/>
                <w:szCs w:val="26"/>
              </w:rPr>
            </w:rPrChange>
          </w:rPr>
          <w:t>Yanhua</w:t>
        </w:r>
        <w:proofErr w:type="spellEnd"/>
        <w:r w:rsidR="00E85C70" w:rsidRPr="00E85C70">
          <w:rPr>
            <w:rFonts w:ascii="Times New Roman" w:eastAsia="Malgun Gothic" w:hAnsi="Times New Roman" w:cs="Times New Roman"/>
            <w:color w:val="000000" w:themeColor="text1"/>
            <w:rPrChange w:id="108" w:author="Bo Liu" w:date="2020-07-10T18:39:00Z">
              <w:rPr>
                <w:rFonts w:ascii="Helvetica Neue" w:hAnsi="Helvetica Neue" w:cs="Helvetica Neue"/>
                <w:color w:val="000000"/>
                <w:sz w:val="26"/>
                <w:szCs w:val="26"/>
              </w:rPr>
            </w:rPrChange>
          </w:rPr>
          <w:t xml:space="preserve"> Xu</w:t>
        </w:r>
        <w:r w:rsidR="00E85C70">
          <w:rPr>
            <w:rFonts w:ascii="Times New Roman" w:eastAsia="Malgun Gothic" w:hAnsi="Times New Roman" w:cs="Times New Roman"/>
            <w:color w:val="000000" w:themeColor="text1"/>
          </w:rPr>
          <w:t xml:space="preserve">, </w:t>
        </w:r>
      </w:ins>
      <w:ins w:id="109" w:author="Bo Liu" w:date="2020-07-10T07:05:00Z">
        <w:r w:rsidR="00991118">
          <w:rPr>
            <w:rFonts w:ascii="Times New Roman" w:eastAsia="Malgun Gothic" w:hAnsi="Times New Roman" w:cs="Times New Roman"/>
            <w:color w:val="000000" w:themeColor="text1"/>
          </w:rPr>
          <w:t>Zheng Xiao, Peng Li</w:t>
        </w:r>
      </w:ins>
      <w:ins w:id="110" w:author="Bo Liu" w:date="2020-07-10T07:07:00Z">
        <w:r w:rsidR="00991118">
          <w:rPr>
            <w:rFonts w:ascii="Times New Roman" w:eastAsia="Malgun Gothic" w:hAnsi="Times New Roman" w:cs="Times New Roman"/>
            <w:color w:val="000000" w:themeColor="text1"/>
          </w:rPr>
          <w:t xml:space="preserve">n for </w:t>
        </w:r>
      </w:ins>
      <w:ins w:id="111" w:author="Bo Liu" w:date="2020-07-10T07:14:00Z">
        <w:r w:rsidR="006513B8">
          <w:rPr>
            <w:rFonts w:ascii="Times New Roman" w:eastAsia="Malgun Gothic" w:hAnsi="Times New Roman" w:cs="Times New Roman"/>
            <w:color w:val="000000" w:themeColor="text1"/>
          </w:rPr>
          <w:t>their contribution to the</w:t>
        </w:r>
      </w:ins>
      <w:ins w:id="112" w:author="Bo Liu" w:date="2020-07-10T07:09:00Z">
        <w:r w:rsidR="006513B8">
          <w:rPr>
            <w:rFonts w:ascii="Times New Roman" w:eastAsia="Malgun Gothic" w:hAnsi="Times New Roman" w:cs="Times New Roman"/>
            <w:color w:val="000000" w:themeColor="text1"/>
          </w:rPr>
          <w:t xml:space="preserve"> tracker development.</w:t>
        </w:r>
      </w:ins>
    </w:p>
    <w:p w14:paraId="1B2A16EE" w14:textId="77777777" w:rsidR="00645DEF" w:rsidRPr="004C4657" w:rsidRDefault="00645DEF">
      <w:pPr>
        <w:spacing w:before="120" w:after="120" w:line="480" w:lineRule="auto"/>
        <w:jc w:val="both"/>
        <w:rPr>
          <w:rFonts w:ascii="Times New Roman" w:hAnsi="Times New Roman" w:cs="Times New Roman"/>
          <w:color w:val="000000" w:themeColor="text1"/>
          <w:sz w:val="24"/>
          <w:szCs w:val="24"/>
        </w:rPr>
        <w:pPrChange w:id="113" w:author="Xin Yu" w:date="2020-07-11T15:24:00Z">
          <w:pPr>
            <w:spacing w:before="120" w:after="120" w:line="360" w:lineRule="auto"/>
            <w:jc w:val="both"/>
          </w:pPr>
        </w:pPrChange>
      </w:pPr>
    </w:p>
    <w:p w14:paraId="4B8050FB" w14:textId="0388D203" w:rsidR="00352791" w:rsidRPr="004C4657" w:rsidRDefault="00352791">
      <w:pPr>
        <w:spacing w:before="120" w:after="120" w:line="480" w:lineRule="auto"/>
        <w:jc w:val="both"/>
        <w:rPr>
          <w:rFonts w:ascii="Times New Roman" w:hAnsi="Times New Roman" w:cs="Times New Roman"/>
          <w:color w:val="000000" w:themeColor="text1"/>
          <w:sz w:val="24"/>
          <w:szCs w:val="24"/>
        </w:rPr>
        <w:pPrChange w:id="114" w:author="Xin Yu" w:date="2020-07-11T15:24:00Z">
          <w:pPr>
            <w:spacing w:before="120" w:after="120" w:line="360" w:lineRule="auto"/>
            <w:jc w:val="both"/>
          </w:pPr>
        </w:pPrChange>
      </w:pPr>
      <w:r w:rsidRPr="004C4657">
        <w:rPr>
          <w:rFonts w:ascii="Times New Roman" w:hAnsi="Times New Roman" w:cs="Times New Roman"/>
          <w:color w:val="000000" w:themeColor="text1"/>
          <w:sz w:val="24"/>
          <w:szCs w:val="24"/>
        </w:rPr>
        <w:t>References</w:t>
      </w:r>
      <w:r w:rsidR="00645DEF">
        <w:rPr>
          <w:rFonts w:ascii="Times New Roman" w:hAnsi="Times New Roman" w:cs="Times New Roman"/>
          <w:color w:val="000000" w:themeColor="text1"/>
          <w:sz w:val="24"/>
          <w:szCs w:val="24"/>
        </w:rPr>
        <w:tab/>
        <w:t>(</w:t>
      </w:r>
      <w:r w:rsidR="00645DEF" w:rsidRPr="00645DEF">
        <w:rPr>
          <w:rFonts w:ascii="Times New Roman" w:hAnsi="Times New Roman" w:cs="Times New Roman"/>
          <w:color w:val="000000" w:themeColor="text1"/>
          <w:sz w:val="24"/>
          <w:szCs w:val="24"/>
          <w:highlight w:val="yellow"/>
        </w:rPr>
        <w:t>Will add more references in appropriate places</w:t>
      </w:r>
      <w:r w:rsidR="00645DEF">
        <w:rPr>
          <w:rFonts w:ascii="Times New Roman" w:hAnsi="Times New Roman" w:cs="Times New Roman"/>
          <w:color w:val="000000" w:themeColor="text1"/>
          <w:sz w:val="24"/>
          <w:szCs w:val="24"/>
        </w:rPr>
        <w:t>)</w:t>
      </w:r>
    </w:p>
    <w:p w14:paraId="0BC9272E" w14:textId="77777777" w:rsidR="0085085D" w:rsidRPr="0085085D" w:rsidRDefault="00F27A09">
      <w:pPr>
        <w:pStyle w:val="EndNoteBibliography"/>
        <w:spacing w:after="0" w:line="480" w:lineRule="auto"/>
        <w:ind w:left="720" w:hanging="720"/>
        <w:pPrChange w:id="115" w:author="Xin Yu" w:date="2020-07-11T15:24:00Z">
          <w:pPr>
            <w:pStyle w:val="EndNoteBibliography"/>
            <w:spacing w:after="0"/>
            <w:ind w:left="720" w:hanging="720"/>
          </w:pPr>
        </w:pPrChange>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EN.REFLIST </w:instrText>
      </w:r>
      <w:r>
        <w:rPr>
          <w:rFonts w:ascii="Times New Roman" w:hAnsi="Times New Roman" w:cs="Times New Roman"/>
          <w:color w:val="000000" w:themeColor="text1"/>
          <w:sz w:val="24"/>
          <w:szCs w:val="24"/>
        </w:rPr>
        <w:fldChar w:fldCharType="separate"/>
      </w:r>
      <w:r w:rsidR="0085085D" w:rsidRPr="0085085D">
        <w:t>1.</w:t>
      </w:r>
      <w:r w:rsidR="0085085D" w:rsidRPr="0085085D">
        <w:tab/>
        <w:t xml:space="preserve">Ho, M., </w:t>
      </w:r>
      <w:r w:rsidR="0085085D" w:rsidRPr="0085085D">
        <w:rPr>
          <w:i/>
        </w:rPr>
        <w:t>Perspectives on the development of neutralizing antibodies against SARS-CoV-2.</w:t>
      </w:r>
      <w:r w:rsidR="0085085D" w:rsidRPr="0085085D">
        <w:t xml:space="preserve"> Antib Ther, 2020. </w:t>
      </w:r>
      <w:r w:rsidR="0085085D" w:rsidRPr="0085085D">
        <w:rPr>
          <w:b/>
        </w:rPr>
        <w:t>3</w:t>
      </w:r>
      <w:r w:rsidR="0085085D" w:rsidRPr="0085085D">
        <w:t>(2): p. 109-114.</w:t>
      </w:r>
    </w:p>
    <w:p w14:paraId="64D29D05" w14:textId="77777777" w:rsidR="0085085D" w:rsidRPr="0085085D" w:rsidRDefault="0085085D">
      <w:pPr>
        <w:pStyle w:val="EndNoteBibliography"/>
        <w:spacing w:after="0" w:line="480" w:lineRule="auto"/>
        <w:ind w:left="720" w:hanging="720"/>
        <w:pPrChange w:id="116" w:author="Xin Yu" w:date="2020-07-11T15:24:00Z">
          <w:pPr>
            <w:pStyle w:val="EndNoteBibliography"/>
            <w:spacing w:after="0"/>
            <w:ind w:left="720" w:hanging="720"/>
          </w:pPr>
        </w:pPrChange>
      </w:pPr>
      <w:r w:rsidRPr="0085085D">
        <w:t>2.</w:t>
      </w:r>
      <w:r w:rsidRPr="0085085D">
        <w:tab/>
        <w:t xml:space="preserve">Wan, Y., et al., </w:t>
      </w:r>
      <w:r w:rsidRPr="0085085D">
        <w:rPr>
          <w:i/>
        </w:rPr>
        <w:t>Receptor Recognition by the Novel Coronavirus from Wuhan: an Analysis Based on Decade-Long Structural Studies of SARS Coronavirus.</w:t>
      </w:r>
      <w:r w:rsidRPr="0085085D">
        <w:t xml:space="preserve"> J Virol, 2020. </w:t>
      </w:r>
      <w:r w:rsidRPr="0085085D">
        <w:rPr>
          <w:b/>
        </w:rPr>
        <w:t>94</w:t>
      </w:r>
      <w:r w:rsidRPr="0085085D">
        <w:t>(7).</w:t>
      </w:r>
    </w:p>
    <w:p w14:paraId="43963934" w14:textId="77777777" w:rsidR="0085085D" w:rsidRPr="0085085D" w:rsidRDefault="0085085D">
      <w:pPr>
        <w:pStyle w:val="EndNoteBibliography"/>
        <w:spacing w:after="0" w:line="480" w:lineRule="auto"/>
        <w:ind w:left="720" w:hanging="720"/>
        <w:pPrChange w:id="117" w:author="Xin Yu" w:date="2020-07-11T15:24:00Z">
          <w:pPr>
            <w:pStyle w:val="EndNoteBibliography"/>
            <w:spacing w:after="0"/>
            <w:ind w:left="720" w:hanging="720"/>
          </w:pPr>
        </w:pPrChange>
      </w:pPr>
      <w:r w:rsidRPr="0085085D">
        <w:t>3.</w:t>
      </w:r>
      <w:r w:rsidRPr="0085085D">
        <w:tab/>
        <w:t xml:space="preserve">Vaduganathan, M., et al., </w:t>
      </w:r>
      <w:r w:rsidRPr="0085085D">
        <w:rPr>
          <w:i/>
        </w:rPr>
        <w:t>Renin-Angiotensin-Aldosterone System Inhibitors in Patients with Covid-19.</w:t>
      </w:r>
      <w:r w:rsidRPr="0085085D">
        <w:t xml:space="preserve"> N Engl J Med, 2020. </w:t>
      </w:r>
      <w:r w:rsidRPr="0085085D">
        <w:rPr>
          <w:b/>
        </w:rPr>
        <w:t>382</w:t>
      </w:r>
      <w:r w:rsidRPr="0085085D">
        <w:t>(17): p. 1653-1659.</w:t>
      </w:r>
    </w:p>
    <w:p w14:paraId="554C2DEC" w14:textId="77777777" w:rsidR="0085085D" w:rsidRPr="0085085D" w:rsidRDefault="0085085D">
      <w:pPr>
        <w:pStyle w:val="EndNoteBibliography"/>
        <w:spacing w:after="0" w:line="480" w:lineRule="auto"/>
        <w:ind w:left="720" w:hanging="720"/>
        <w:pPrChange w:id="118" w:author="Xin Yu" w:date="2020-07-11T15:24:00Z">
          <w:pPr>
            <w:pStyle w:val="EndNoteBibliography"/>
            <w:spacing w:after="0"/>
            <w:ind w:left="720" w:hanging="720"/>
          </w:pPr>
        </w:pPrChange>
      </w:pPr>
      <w:r w:rsidRPr="0085085D">
        <w:t>4.</w:t>
      </w:r>
      <w:r w:rsidRPr="0085085D">
        <w:tab/>
        <w:t xml:space="preserve">Baum, A., et al., </w:t>
      </w:r>
      <w:r w:rsidRPr="0085085D">
        <w:rPr>
          <w:i/>
        </w:rPr>
        <w:t>Antibody cocktail to SARS-CoV-2 spike protein prevents rapid mutational escape seen with individual antibodies.</w:t>
      </w:r>
      <w:r w:rsidRPr="0085085D">
        <w:t xml:space="preserve"> Science, 2020.</w:t>
      </w:r>
    </w:p>
    <w:p w14:paraId="6C6ECDDB" w14:textId="77777777" w:rsidR="0085085D" w:rsidRPr="0085085D" w:rsidRDefault="0085085D">
      <w:pPr>
        <w:pStyle w:val="EndNoteBibliography"/>
        <w:spacing w:after="0" w:line="480" w:lineRule="auto"/>
        <w:ind w:left="720" w:hanging="720"/>
        <w:pPrChange w:id="119" w:author="Xin Yu" w:date="2020-07-11T15:24:00Z">
          <w:pPr>
            <w:pStyle w:val="EndNoteBibliography"/>
            <w:spacing w:after="0"/>
            <w:ind w:left="720" w:hanging="720"/>
          </w:pPr>
        </w:pPrChange>
      </w:pPr>
      <w:r w:rsidRPr="0085085D">
        <w:t>5.</w:t>
      </w:r>
      <w:r w:rsidRPr="0085085D">
        <w:tab/>
        <w:t xml:space="preserve">Shi, R., et al., </w:t>
      </w:r>
      <w:r w:rsidRPr="0085085D">
        <w:rPr>
          <w:i/>
        </w:rPr>
        <w:t>A human neutralizing antibody targets the receptor-binding site of SARS-CoV-2.</w:t>
      </w:r>
      <w:r w:rsidRPr="0085085D">
        <w:t xml:space="preserve"> Nature, 2020.</w:t>
      </w:r>
    </w:p>
    <w:p w14:paraId="46405B22" w14:textId="77777777" w:rsidR="0085085D" w:rsidRPr="0085085D" w:rsidRDefault="0085085D">
      <w:pPr>
        <w:pStyle w:val="EndNoteBibliography"/>
        <w:spacing w:after="0" w:line="480" w:lineRule="auto"/>
        <w:ind w:left="720" w:hanging="720"/>
        <w:pPrChange w:id="120" w:author="Xin Yu" w:date="2020-07-11T15:24:00Z">
          <w:pPr>
            <w:pStyle w:val="EndNoteBibliography"/>
            <w:spacing w:after="0"/>
            <w:ind w:left="720" w:hanging="720"/>
          </w:pPr>
        </w:pPrChange>
      </w:pPr>
      <w:r w:rsidRPr="0085085D">
        <w:t>6.</w:t>
      </w:r>
      <w:r w:rsidRPr="0085085D">
        <w:tab/>
        <w:t xml:space="preserve">Atal, S. and Z. Fatima, </w:t>
      </w:r>
      <w:r w:rsidRPr="0085085D">
        <w:rPr>
          <w:i/>
        </w:rPr>
        <w:t>IL-6 Inhibitors in the Treatment of Serious COVID-19: A Promising Therapy?</w:t>
      </w:r>
      <w:r w:rsidRPr="0085085D">
        <w:t xml:space="preserve"> Pharmaceut Med, 2020.</w:t>
      </w:r>
    </w:p>
    <w:p w14:paraId="29783AC7" w14:textId="77777777" w:rsidR="0085085D" w:rsidRPr="0085085D" w:rsidRDefault="0085085D">
      <w:pPr>
        <w:pStyle w:val="EndNoteBibliography"/>
        <w:spacing w:after="0" w:line="480" w:lineRule="auto"/>
        <w:ind w:left="720" w:hanging="720"/>
        <w:pPrChange w:id="121" w:author="Xin Yu" w:date="2020-07-11T15:24:00Z">
          <w:pPr>
            <w:pStyle w:val="EndNoteBibliography"/>
            <w:spacing w:after="0"/>
            <w:ind w:left="720" w:hanging="720"/>
          </w:pPr>
        </w:pPrChange>
      </w:pPr>
      <w:r w:rsidRPr="0085085D">
        <w:t>7.</w:t>
      </w:r>
      <w:r w:rsidRPr="0085085D">
        <w:tab/>
        <w:t xml:space="preserve">Paul-Pletzer, K., </w:t>
      </w:r>
      <w:r w:rsidRPr="0085085D">
        <w:rPr>
          <w:i/>
        </w:rPr>
        <w:t>Tocilizumab: blockade of interleukin-6 signaling pathway as a therapeutic strategy for inflammatory disorders.</w:t>
      </w:r>
      <w:r w:rsidRPr="0085085D">
        <w:t xml:space="preserve"> Drugs Today (Barc), 2006. </w:t>
      </w:r>
      <w:r w:rsidRPr="0085085D">
        <w:rPr>
          <w:b/>
        </w:rPr>
        <w:t>42</w:t>
      </w:r>
      <w:r w:rsidRPr="0085085D">
        <w:t>(9): p. 559-76.</w:t>
      </w:r>
    </w:p>
    <w:p w14:paraId="7ED0E9C4" w14:textId="77777777" w:rsidR="0085085D" w:rsidRPr="0085085D" w:rsidRDefault="0085085D">
      <w:pPr>
        <w:pStyle w:val="EndNoteBibliography"/>
        <w:spacing w:after="0" w:line="480" w:lineRule="auto"/>
        <w:ind w:left="720" w:hanging="720"/>
        <w:pPrChange w:id="122" w:author="Xin Yu" w:date="2020-07-11T15:24:00Z">
          <w:pPr>
            <w:pStyle w:val="EndNoteBibliography"/>
            <w:spacing w:after="0"/>
            <w:ind w:left="720" w:hanging="720"/>
          </w:pPr>
        </w:pPrChange>
      </w:pPr>
      <w:r w:rsidRPr="0085085D">
        <w:t>8.</w:t>
      </w:r>
      <w:r w:rsidRPr="0085085D">
        <w:tab/>
        <w:t xml:space="preserve">Luo, P., et al., </w:t>
      </w:r>
      <w:r w:rsidRPr="0085085D">
        <w:rPr>
          <w:i/>
        </w:rPr>
        <w:t>Tocilizumab treatment in COVID-19: A single center experience.</w:t>
      </w:r>
      <w:r w:rsidRPr="0085085D">
        <w:t xml:space="preserve"> J Med Virol, 2020. </w:t>
      </w:r>
      <w:r w:rsidRPr="0085085D">
        <w:rPr>
          <w:b/>
        </w:rPr>
        <w:t>92</w:t>
      </w:r>
      <w:r w:rsidRPr="0085085D">
        <w:t>(7): p. 814-818.</w:t>
      </w:r>
    </w:p>
    <w:p w14:paraId="234D385F" w14:textId="77777777" w:rsidR="0085085D" w:rsidRPr="0085085D" w:rsidRDefault="0085085D">
      <w:pPr>
        <w:pStyle w:val="EndNoteBibliography"/>
        <w:spacing w:line="480" w:lineRule="auto"/>
        <w:ind w:left="720" w:hanging="720"/>
        <w:pPrChange w:id="123" w:author="Xin Yu" w:date="2020-07-11T15:24:00Z">
          <w:pPr>
            <w:pStyle w:val="EndNoteBibliography"/>
            <w:ind w:left="720" w:hanging="720"/>
          </w:pPr>
        </w:pPrChange>
      </w:pPr>
      <w:r w:rsidRPr="0085085D">
        <w:lastRenderedPageBreak/>
        <w:t>9.</w:t>
      </w:r>
      <w:r w:rsidRPr="0085085D">
        <w:tab/>
        <w:t xml:space="preserve">Yurkovetskiy, L., et al., </w:t>
      </w:r>
      <w:r w:rsidRPr="0085085D">
        <w:rPr>
          <w:i/>
        </w:rPr>
        <w:t>SARS-CoV-2 Spike protein variant D614G increases infectivity and retains sensitivity to antibodies that target the receptor binding domain.</w:t>
      </w:r>
      <w:r w:rsidRPr="0085085D">
        <w:t xml:space="preserve"> bioRxiv, 2020.</w:t>
      </w:r>
    </w:p>
    <w:p w14:paraId="299C8744" w14:textId="75A4F064" w:rsidR="00C03FD6" w:rsidRDefault="00F27A09">
      <w:pPr>
        <w:spacing w:before="120" w:after="120" w:line="480" w:lineRule="auto"/>
        <w:jc w:val="both"/>
        <w:rPr>
          <w:rFonts w:ascii="Times New Roman" w:hAnsi="Times New Roman" w:cs="Times New Roman"/>
          <w:color w:val="000000" w:themeColor="text1"/>
          <w:sz w:val="24"/>
          <w:szCs w:val="24"/>
        </w:rPr>
        <w:pPrChange w:id="124" w:author="Xin Yu" w:date="2020-07-11T15:24:00Z">
          <w:pPr>
            <w:spacing w:before="120" w:after="120" w:line="360" w:lineRule="auto"/>
            <w:jc w:val="both"/>
          </w:pPr>
        </w:pPrChange>
      </w:pPr>
      <w:r>
        <w:rPr>
          <w:rFonts w:ascii="Times New Roman" w:hAnsi="Times New Roman" w:cs="Times New Roman"/>
          <w:color w:val="000000" w:themeColor="text1"/>
          <w:sz w:val="24"/>
          <w:szCs w:val="24"/>
        </w:rPr>
        <w:fldChar w:fldCharType="end"/>
      </w:r>
    </w:p>
    <w:sectPr w:rsidR="00C03F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Ho, Mitchell (NIH/NCI) [E]" w:date="2020-07-07T13:18:00Z" w:initials="HM([">
    <w:p w14:paraId="0F56E686" w14:textId="5D292452" w:rsidR="00991118" w:rsidRDefault="00991118">
      <w:pPr>
        <w:pStyle w:val="CommentText"/>
      </w:pPr>
      <w:r>
        <w:rPr>
          <w:rStyle w:val="CommentReference"/>
        </w:rPr>
        <w:annotationRef/>
      </w:r>
      <w:r>
        <w:t xml:space="preserve">May need to elaborate it a bit more about where to download the data and what software/language used to write scripts to analyze the data. </w:t>
      </w:r>
    </w:p>
  </w:comment>
  <w:comment w:id="31" w:author="Xin Yu" w:date="2020-07-11T15:23:00Z" w:initials="XY">
    <w:p w14:paraId="45F6040F" w14:textId="61B41DB5" w:rsidR="00041656" w:rsidRDefault="00041656">
      <w:pPr>
        <w:pStyle w:val="CommentText"/>
      </w:pPr>
      <w:r>
        <w:rPr>
          <w:rStyle w:val="CommentReference"/>
        </w:rPr>
        <w:annotationRef/>
      </w:r>
      <w:r>
        <w:t xml:space="preserve">Ref:  </w:t>
      </w:r>
      <w:r w:rsidRPr="00041656">
        <w:t>ClinicalTrials.gov API Documentation: https://clinicaltrials.gov/api/gui</w:t>
      </w:r>
    </w:p>
  </w:comment>
  <w:comment w:id="36" w:author="Xin Yu" w:date="2020-07-11T15:26:00Z" w:initials="XY">
    <w:p w14:paraId="03404C2A" w14:textId="1ECF405F" w:rsidR="00041656" w:rsidRPr="00B34A0A" w:rsidRDefault="00041656" w:rsidP="00041656">
      <w:pPr>
        <w:pStyle w:val="ListParagraph"/>
        <w:ind w:left="0"/>
        <w:rPr>
          <w:rFonts w:ascii="Arial" w:hAnsi="Arial" w:cs="Arial"/>
        </w:rPr>
      </w:pPr>
      <w:r>
        <w:rPr>
          <w:rStyle w:val="CommentReference"/>
        </w:rPr>
        <w:annotationRef/>
      </w:r>
      <w:r>
        <w:rPr>
          <w:rFonts w:ascii="Arial" w:hAnsi="Arial" w:cs="Arial"/>
        </w:rPr>
        <w:t xml:space="preserve">Ref: </w:t>
      </w:r>
      <w:r w:rsidRPr="00B34A0A">
        <w:rPr>
          <w:rFonts w:ascii="Arial" w:hAnsi="Arial" w:cs="Arial"/>
        </w:rPr>
        <w:t xml:space="preserve">Sqlite3 Python library:  </w:t>
      </w:r>
      <w:hyperlink r:id="rId1" w:history="1">
        <w:r w:rsidRPr="00B34A0A">
          <w:rPr>
            <w:rStyle w:val="Hyperlink"/>
            <w:rFonts w:ascii="Arial" w:hAnsi="Arial" w:cs="Arial"/>
          </w:rPr>
          <w:t>https://docs.python.org/3/library/sqlite3.html</w:t>
        </w:r>
      </w:hyperlink>
    </w:p>
    <w:p w14:paraId="2664F6B7" w14:textId="54B68946" w:rsidR="00041656" w:rsidRDefault="00041656">
      <w:pPr>
        <w:pStyle w:val="CommentText"/>
      </w:pPr>
    </w:p>
  </w:comment>
  <w:comment w:id="41" w:author="Xin Yu" w:date="2020-07-11T15:26:00Z" w:initials="XY">
    <w:p w14:paraId="6F9FC4E0" w14:textId="4285C259" w:rsidR="00041656" w:rsidRDefault="00041656">
      <w:pPr>
        <w:pStyle w:val="CommentText"/>
      </w:pPr>
      <w:r>
        <w:rPr>
          <w:rStyle w:val="CommentReference"/>
        </w:rPr>
        <w:annotationRef/>
      </w:r>
      <w:r>
        <w:t xml:space="preserve">Ref: </w:t>
      </w:r>
      <w:r w:rsidRPr="00041656">
        <w:t>3.</w:t>
      </w:r>
      <w:r w:rsidRPr="00041656">
        <w:tab/>
        <w:t>https://github.com/xinyu-dev/cas-covid-mab-tracker</w:t>
      </w:r>
    </w:p>
  </w:comment>
  <w:comment w:id="21" w:author="Xin Yu" w:date="2020-07-05T14:17:00Z" w:initials="XY">
    <w:p w14:paraId="656BD0EF" w14:textId="7DD080CC" w:rsidR="00991118" w:rsidRDefault="00991118">
      <w:pPr>
        <w:pStyle w:val="CommentText"/>
      </w:pPr>
      <w:r w:rsidRPr="00A266EA">
        <w:rPr>
          <w:rStyle w:val="CommentReference"/>
          <w:b/>
          <w:bCs/>
          <w:u w:val="single"/>
        </w:rPr>
        <w:annotationRef/>
      </w:r>
      <w:r>
        <w:rPr>
          <w:rStyle w:val="CommentReference"/>
          <w:b/>
          <w:bCs/>
          <w:u w:val="single"/>
        </w:rPr>
        <w:t>Notes</w:t>
      </w:r>
      <w:r w:rsidRPr="00A266EA">
        <w:rPr>
          <w:b/>
          <w:bCs/>
          <w:u w:val="single"/>
        </w:rPr>
        <w:t xml:space="preserve"> from Xin</w:t>
      </w:r>
      <w:r w:rsidRPr="00FC10B1">
        <w:rPr>
          <w:b/>
          <w:bCs/>
        </w:rPr>
        <w:t>:</w:t>
      </w:r>
      <w:r>
        <w:t xml:space="preserve"> If by “automatically retrieve data” we meant collecting, filtering and validating data using command line tools, currently</w:t>
      </w:r>
      <w:r w:rsidRPr="00A266EA">
        <w:rPr>
          <w:color w:val="FF0000"/>
        </w:rPr>
        <w:t xml:space="preserve"> I am only able to retrieve data using the API (Application Programming Interface) of ClinicalTrials.gov</w:t>
      </w:r>
      <w:r>
        <w:t xml:space="preserve">. </w:t>
      </w:r>
    </w:p>
    <w:p w14:paraId="7A1EBE5C" w14:textId="77777777" w:rsidR="00991118" w:rsidRDefault="00991118">
      <w:pPr>
        <w:pStyle w:val="CommentText"/>
      </w:pPr>
    </w:p>
    <w:p w14:paraId="522428E9" w14:textId="48597DD4" w:rsidR="00991118" w:rsidRDefault="00991118">
      <w:pPr>
        <w:pStyle w:val="CommentText"/>
      </w:pPr>
      <w:r>
        <w:t xml:space="preserve">Unlike common “web-crawlers”, API is </w:t>
      </w:r>
      <w:r>
        <w:br/>
        <w:t xml:space="preserve">1) accurate and up-to-date, e.g. an API query returns exactly the same info that you will see with a regular, browser-based query), </w:t>
      </w:r>
      <w:r>
        <w:br/>
        <w:t xml:space="preserve">2) returns a highly structured format (e.g. </w:t>
      </w:r>
      <w:r w:rsidRPr="00A266EA">
        <w:t>JavaScript Object Notation</w:t>
      </w:r>
      <w:r>
        <w:t xml:space="preserve">)  that allows for precise data filtering and validation, </w:t>
      </w:r>
    </w:p>
    <w:p w14:paraId="5A7D69D8" w14:textId="2C3D1AD0" w:rsidR="00991118" w:rsidRDefault="00991118">
      <w:pPr>
        <w:pStyle w:val="CommentText"/>
      </w:pPr>
      <w:r>
        <w:t xml:space="preserve">3) capable of conducting in-depth search of many fields that are not accessible by a traditional, browser-based query </w:t>
      </w:r>
    </w:p>
    <w:p w14:paraId="2EA3C567" w14:textId="77777777" w:rsidR="00991118" w:rsidRDefault="00991118">
      <w:pPr>
        <w:pStyle w:val="CommentText"/>
      </w:pPr>
    </w:p>
    <w:p w14:paraId="07CD2C85" w14:textId="4BF83477" w:rsidR="00991118" w:rsidRDefault="00991118">
      <w:pPr>
        <w:pStyle w:val="CommentText"/>
      </w:pPr>
      <w:r>
        <w:t xml:space="preserve">Unfortunately, not all sources offer API. On the other hand, to the best of my knowledge, there is no free, open-source version of a script designed specifically for collecting COVID-19 related antibodies. </w:t>
      </w:r>
    </w:p>
    <w:p w14:paraId="39B91ADA" w14:textId="77777777" w:rsidR="00991118" w:rsidRDefault="00991118">
      <w:pPr>
        <w:pStyle w:val="CommentText"/>
      </w:pPr>
    </w:p>
    <w:p w14:paraId="3FE1EC2A" w14:textId="77777777" w:rsidR="00991118" w:rsidRPr="00A266EA" w:rsidRDefault="00991118">
      <w:pPr>
        <w:pStyle w:val="CommentText"/>
        <w:rPr>
          <w:b/>
          <w:bCs/>
          <w:u w:val="single"/>
        </w:rPr>
      </w:pPr>
      <w:r w:rsidRPr="00A266EA">
        <w:rPr>
          <w:b/>
          <w:bCs/>
          <w:u w:val="single"/>
        </w:rPr>
        <w:t xml:space="preserve">Suggestion for revision: </w:t>
      </w:r>
    </w:p>
    <w:p w14:paraId="7A20BB51" w14:textId="4238531C" w:rsidR="00991118" w:rsidRDefault="00991118">
      <w:pPr>
        <w:pStyle w:val="CommentText"/>
      </w:pPr>
      <w:r w:rsidRPr="00331A9F">
        <w:rPr>
          <w:color w:val="FF0000"/>
        </w:rPr>
        <w:t xml:space="preserve">In another way, when an API (Application Programming Interface) tool is available, such as in the case of ClinicalTrials.gov, </w:t>
      </w:r>
      <w:r>
        <w:rPr>
          <w:color w:val="FF0000"/>
        </w:rPr>
        <w:t xml:space="preserve">command-line </w:t>
      </w:r>
      <w:r w:rsidRPr="00331A9F">
        <w:rPr>
          <w:color w:val="FF0000"/>
        </w:rPr>
        <w:t xml:space="preserve">tools </w:t>
      </w:r>
      <w:r>
        <w:rPr>
          <w:color w:val="FF0000"/>
        </w:rPr>
        <w:t xml:space="preserve">were built </w:t>
      </w:r>
      <w:r w:rsidRPr="00331A9F">
        <w:rPr>
          <w:color w:val="FF0000"/>
        </w:rPr>
        <w:t xml:space="preserve">to automatically retrieve and update data from </w:t>
      </w:r>
      <w:r>
        <w:rPr>
          <w:color w:val="FF0000"/>
        </w:rPr>
        <w:t>those</w:t>
      </w:r>
      <w:r w:rsidRPr="00331A9F">
        <w:rPr>
          <w:color w:val="FF0000"/>
        </w:rPr>
        <w:t xml:space="preserve"> sources</w:t>
      </w:r>
      <w:r>
        <w:t xml:space="preserve">. </w:t>
      </w:r>
    </w:p>
  </w:comment>
  <w:comment w:id="87" w:author="Xiao Xiao" w:date="2020-07-05T18:04:00Z" w:initials="XX">
    <w:p w14:paraId="4D1A08C5" w14:textId="0D97D2F9" w:rsidR="00991118" w:rsidRDefault="00991118">
      <w:pPr>
        <w:pStyle w:val="CommentText"/>
      </w:pPr>
      <w:r>
        <w:rPr>
          <w:rStyle w:val="CommentReference"/>
        </w:rPr>
        <w:annotationRef/>
      </w:r>
      <w:r>
        <w:t>Is it better to say “development status” rather than “clinical status”? Most of programs have not entered clinical yet.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56E686" w15:done="0"/>
  <w15:commentEx w15:paraId="45F6040F" w15:done="0"/>
  <w15:commentEx w15:paraId="2664F6B7" w15:done="0"/>
  <w15:commentEx w15:paraId="6F9FC4E0" w15:done="0"/>
  <w15:commentEx w15:paraId="7A20BB51" w15:done="0"/>
  <w15:commentEx w15:paraId="4D1A08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4580C" w16cex:dateUtc="2020-07-11T19:23:00Z"/>
  <w16cex:commentExtensible w16cex:durableId="22B45892" w16cex:dateUtc="2020-07-11T19:26:00Z"/>
  <w16cex:commentExtensible w16cex:durableId="22B458AF" w16cex:dateUtc="2020-07-11T19:26:00Z"/>
  <w16cex:commentExtensible w16cex:durableId="22AC5F83" w16cex:dateUtc="2020-07-05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56E686" w16cid:durableId="22AEF4A5"/>
  <w16cid:commentId w16cid:paraId="45F6040F" w16cid:durableId="22B4580C"/>
  <w16cid:commentId w16cid:paraId="2664F6B7" w16cid:durableId="22B45892"/>
  <w16cid:commentId w16cid:paraId="6F9FC4E0" w16cid:durableId="22B458AF"/>
  <w16cid:commentId w16cid:paraId="7A20BB51" w16cid:durableId="22AC5F83"/>
  <w16cid:commentId w16cid:paraId="4D1A08C5" w16cid:durableId="22AC949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42F51"/>
    <w:multiLevelType w:val="hybridMultilevel"/>
    <w:tmpl w:val="ECB6C6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FB3432"/>
    <w:multiLevelType w:val="hybridMultilevel"/>
    <w:tmpl w:val="CC0ED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047BBB"/>
    <w:multiLevelType w:val="hybridMultilevel"/>
    <w:tmpl w:val="B62EAC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0351AE"/>
    <w:multiLevelType w:val="hybridMultilevel"/>
    <w:tmpl w:val="E6C22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1A4104"/>
    <w:multiLevelType w:val="hybridMultilevel"/>
    <w:tmpl w:val="12DCC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23486B"/>
    <w:multiLevelType w:val="hybridMultilevel"/>
    <w:tmpl w:val="89A61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FE1A77"/>
    <w:multiLevelType w:val="hybridMultilevel"/>
    <w:tmpl w:val="1D84AF72"/>
    <w:lvl w:ilvl="0" w:tplc="533CB836">
      <w:start w:val="1"/>
      <w:numFmt w:val="bullet"/>
      <w:lvlText w:val="•"/>
      <w:lvlJc w:val="left"/>
      <w:pPr>
        <w:tabs>
          <w:tab w:val="num" w:pos="720"/>
        </w:tabs>
        <w:ind w:left="720" w:hanging="360"/>
      </w:pPr>
      <w:rPr>
        <w:rFonts w:ascii="Times New Roman" w:hAnsi="Times New Roman" w:hint="default"/>
      </w:rPr>
    </w:lvl>
    <w:lvl w:ilvl="1" w:tplc="6A468E54" w:tentative="1">
      <w:start w:val="1"/>
      <w:numFmt w:val="bullet"/>
      <w:lvlText w:val="•"/>
      <w:lvlJc w:val="left"/>
      <w:pPr>
        <w:tabs>
          <w:tab w:val="num" w:pos="1440"/>
        </w:tabs>
        <w:ind w:left="1440" w:hanging="360"/>
      </w:pPr>
      <w:rPr>
        <w:rFonts w:ascii="Times New Roman" w:hAnsi="Times New Roman" w:hint="default"/>
      </w:rPr>
    </w:lvl>
    <w:lvl w:ilvl="2" w:tplc="D62CFD48" w:tentative="1">
      <w:start w:val="1"/>
      <w:numFmt w:val="bullet"/>
      <w:lvlText w:val="•"/>
      <w:lvlJc w:val="left"/>
      <w:pPr>
        <w:tabs>
          <w:tab w:val="num" w:pos="2160"/>
        </w:tabs>
        <w:ind w:left="2160" w:hanging="360"/>
      </w:pPr>
      <w:rPr>
        <w:rFonts w:ascii="Times New Roman" w:hAnsi="Times New Roman" w:hint="default"/>
      </w:rPr>
    </w:lvl>
    <w:lvl w:ilvl="3" w:tplc="3F284660" w:tentative="1">
      <w:start w:val="1"/>
      <w:numFmt w:val="bullet"/>
      <w:lvlText w:val="•"/>
      <w:lvlJc w:val="left"/>
      <w:pPr>
        <w:tabs>
          <w:tab w:val="num" w:pos="2880"/>
        </w:tabs>
        <w:ind w:left="2880" w:hanging="360"/>
      </w:pPr>
      <w:rPr>
        <w:rFonts w:ascii="Times New Roman" w:hAnsi="Times New Roman" w:hint="default"/>
      </w:rPr>
    </w:lvl>
    <w:lvl w:ilvl="4" w:tplc="66568DF6" w:tentative="1">
      <w:start w:val="1"/>
      <w:numFmt w:val="bullet"/>
      <w:lvlText w:val="•"/>
      <w:lvlJc w:val="left"/>
      <w:pPr>
        <w:tabs>
          <w:tab w:val="num" w:pos="3600"/>
        </w:tabs>
        <w:ind w:left="3600" w:hanging="360"/>
      </w:pPr>
      <w:rPr>
        <w:rFonts w:ascii="Times New Roman" w:hAnsi="Times New Roman" w:hint="default"/>
      </w:rPr>
    </w:lvl>
    <w:lvl w:ilvl="5" w:tplc="93DAACAE" w:tentative="1">
      <w:start w:val="1"/>
      <w:numFmt w:val="bullet"/>
      <w:lvlText w:val="•"/>
      <w:lvlJc w:val="left"/>
      <w:pPr>
        <w:tabs>
          <w:tab w:val="num" w:pos="4320"/>
        </w:tabs>
        <w:ind w:left="4320" w:hanging="360"/>
      </w:pPr>
      <w:rPr>
        <w:rFonts w:ascii="Times New Roman" w:hAnsi="Times New Roman" w:hint="default"/>
      </w:rPr>
    </w:lvl>
    <w:lvl w:ilvl="6" w:tplc="037C273A" w:tentative="1">
      <w:start w:val="1"/>
      <w:numFmt w:val="bullet"/>
      <w:lvlText w:val="•"/>
      <w:lvlJc w:val="left"/>
      <w:pPr>
        <w:tabs>
          <w:tab w:val="num" w:pos="5040"/>
        </w:tabs>
        <w:ind w:left="5040" w:hanging="360"/>
      </w:pPr>
      <w:rPr>
        <w:rFonts w:ascii="Times New Roman" w:hAnsi="Times New Roman" w:hint="default"/>
      </w:rPr>
    </w:lvl>
    <w:lvl w:ilvl="7" w:tplc="2286DDE2" w:tentative="1">
      <w:start w:val="1"/>
      <w:numFmt w:val="bullet"/>
      <w:lvlText w:val="•"/>
      <w:lvlJc w:val="left"/>
      <w:pPr>
        <w:tabs>
          <w:tab w:val="num" w:pos="5760"/>
        </w:tabs>
        <w:ind w:left="5760" w:hanging="360"/>
      </w:pPr>
      <w:rPr>
        <w:rFonts w:ascii="Times New Roman" w:hAnsi="Times New Roman" w:hint="default"/>
      </w:rPr>
    </w:lvl>
    <w:lvl w:ilvl="8" w:tplc="BFC6A2A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7FE25469"/>
    <w:multiLevelType w:val="hybridMultilevel"/>
    <w:tmpl w:val="F70050FC"/>
    <w:lvl w:ilvl="0" w:tplc="2E10674C">
      <w:start w:val="1"/>
      <w:numFmt w:val="bullet"/>
      <w:lvlText w:val="•"/>
      <w:lvlJc w:val="left"/>
      <w:pPr>
        <w:tabs>
          <w:tab w:val="num" w:pos="720"/>
        </w:tabs>
        <w:ind w:left="720" w:hanging="360"/>
      </w:pPr>
      <w:rPr>
        <w:rFonts w:ascii="Times New Roman" w:hAnsi="Times New Roman" w:hint="default"/>
      </w:rPr>
    </w:lvl>
    <w:lvl w:ilvl="1" w:tplc="3F9A48F6" w:tentative="1">
      <w:start w:val="1"/>
      <w:numFmt w:val="bullet"/>
      <w:lvlText w:val="•"/>
      <w:lvlJc w:val="left"/>
      <w:pPr>
        <w:tabs>
          <w:tab w:val="num" w:pos="1440"/>
        </w:tabs>
        <w:ind w:left="1440" w:hanging="360"/>
      </w:pPr>
      <w:rPr>
        <w:rFonts w:ascii="Times New Roman" w:hAnsi="Times New Roman" w:hint="default"/>
      </w:rPr>
    </w:lvl>
    <w:lvl w:ilvl="2" w:tplc="6FCC8132" w:tentative="1">
      <w:start w:val="1"/>
      <w:numFmt w:val="bullet"/>
      <w:lvlText w:val="•"/>
      <w:lvlJc w:val="left"/>
      <w:pPr>
        <w:tabs>
          <w:tab w:val="num" w:pos="2160"/>
        </w:tabs>
        <w:ind w:left="2160" w:hanging="360"/>
      </w:pPr>
      <w:rPr>
        <w:rFonts w:ascii="Times New Roman" w:hAnsi="Times New Roman" w:hint="default"/>
      </w:rPr>
    </w:lvl>
    <w:lvl w:ilvl="3" w:tplc="BF72FF88" w:tentative="1">
      <w:start w:val="1"/>
      <w:numFmt w:val="bullet"/>
      <w:lvlText w:val="•"/>
      <w:lvlJc w:val="left"/>
      <w:pPr>
        <w:tabs>
          <w:tab w:val="num" w:pos="2880"/>
        </w:tabs>
        <w:ind w:left="2880" w:hanging="360"/>
      </w:pPr>
      <w:rPr>
        <w:rFonts w:ascii="Times New Roman" w:hAnsi="Times New Roman" w:hint="default"/>
      </w:rPr>
    </w:lvl>
    <w:lvl w:ilvl="4" w:tplc="952EA56C" w:tentative="1">
      <w:start w:val="1"/>
      <w:numFmt w:val="bullet"/>
      <w:lvlText w:val="•"/>
      <w:lvlJc w:val="left"/>
      <w:pPr>
        <w:tabs>
          <w:tab w:val="num" w:pos="3600"/>
        </w:tabs>
        <w:ind w:left="3600" w:hanging="360"/>
      </w:pPr>
      <w:rPr>
        <w:rFonts w:ascii="Times New Roman" w:hAnsi="Times New Roman" w:hint="default"/>
      </w:rPr>
    </w:lvl>
    <w:lvl w:ilvl="5" w:tplc="967222F6" w:tentative="1">
      <w:start w:val="1"/>
      <w:numFmt w:val="bullet"/>
      <w:lvlText w:val="•"/>
      <w:lvlJc w:val="left"/>
      <w:pPr>
        <w:tabs>
          <w:tab w:val="num" w:pos="4320"/>
        </w:tabs>
        <w:ind w:left="4320" w:hanging="360"/>
      </w:pPr>
      <w:rPr>
        <w:rFonts w:ascii="Times New Roman" w:hAnsi="Times New Roman" w:hint="default"/>
      </w:rPr>
    </w:lvl>
    <w:lvl w:ilvl="6" w:tplc="A3CA101C" w:tentative="1">
      <w:start w:val="1"/>
      <w:numFmt w:val="bullet"/>
      <w:lvlText w:val="•"/>
      <w:lvlJc w:val="left"/>
      <w:pPr>
        <w:tabs>
          <w:tab w:val="num" w:pos="5040"/>
        </w:tabs>
        <w:ind w:left="5040" w:hanging="360"/>
      </w:pPr>
      <w:rPr>
        <w:rFonts w:ascii="Times New Roman" w:hAnsi="Times New Roman" w:hint="default"/>
      </w:rPr>
    </w:lvl>
    <w:lvl w:ilvl="7" w:tplc="87C4ECC4" w:tentative="1">
      <w:start w:val="1"/>
      <w:numFmt w:val="bullet"/>
      <w:lvlText w:val="•"/>
      <w:lvlJc w:val="left"/>
      <w:pPr>
        <w:tabs>
          <w:tab w:val="num" w:pos="5760"/>
        </w:tabs>
        <w:ind w:left="5760" w:hanging="360"/>
      </w:pPr>
      <w:rPr>
        <w:rFonts w:ascii="Times New Roman" w:hAnsi="Times New Roman" w:hint="default"/>
      </w:rPr>
    </w:lvl>
    <w:lvl w:ilvl="8" w:tplc="9F3400EE"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3"/>
  </w:num>
  <w:num w:numId="3">
    <w:abstractNumId w:val="6"/>
  </w:num>
  <w:num w:numId="4">
    <w:abstractNumId w:val="0"/>
  </w:num>
  <w:num w:numId="5">
    <w:abstractNumId w:val="4"/>
  </w:num>
  <w:num w:numId="6">
    <w:abstractNumId w:val="1"/>
  </w:num>
  <w:num w:numId="7">
    <w:abstractNumId w:val="2"/>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Xin Yu">
    <w15:presenceInfo w15:providerId="Windows Live" w15:userId="7d7330fbb0236b6c"/>
  </w15:person>
  <w15:person w15:author="Weihan Liu">
    <w15:presenceInfo w15:providerId="AD" w15:userId="S::liuweihan@uchicago.edu::09ba831f-4bf4-4cfc-8797-98a480956e8a"/>
  </w15:person>
  <w15:person w15:author="Ho, Mitchell (NIH/NCI) [E]">
    <w15:presenceInfo w15:providerId="AD" w15:userId="S::homi@nih.gov::271618e5-0e8a-4f2d-acef-4b1058fa68e3"/>
  </w15:person>
  <w15:person w15:author="Xiao Xiao">
    <w15:presenceInfo w15:providerId="Windows Live" w15:userId="2282cf2ce38b2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oNotDisplayPageBoundaries/>
  <w:proofState w:spelling="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z5wddev3xpz25evdr2vx9verfz0pa0055zs&quot;&gt;HIV Papers&lt;record-ids&gt;&lt;item&gt;3051&lt;/item&gt;&lt;item&gt;3052&lt;/item&gt;&lt;item&gt;3053&lt;/item&gt;&lt;item&gt;3054&lt;/item&gt;&lt;item&gt;3055&lt;/item&gt;&lt;item&gt;3056&lt;/item&gt;&lt;item&gt;3057&lt;/item&gt;&lt;item&gt;3058&lt;/item&gt;&lt;item&gt;3059&lt;/item&gt;&lt;/record-ids&gt;&lt;/item&gt;&lt;/Libraries&gt;"/>
  </w:docVars>
  <w:rsids>
    <w:rsidRoot w:val="00080F57"/>
    <w:rsid w:val="0000447D"/>
    <w:rsid w:val="00025CC0"/>
    <w:rsid w:val="00031EFC"/>
    <w:rsid w:val="00036BCE"/>
    <w:rsid w:val="00041656"/>
    <w:rsid w:val="000423F6"/>
    <w:rsid w:val="000440C0"/>
    <w:rsid w:val="00072406"/>
    <w:rsid w:val="00075DB4"/>
    <w:rsid w:val="000775D6"/>
    <w:rsid w:val="00080F57"/>
    <w:rsid w:val="00092535"/>
    <w:rsid w:val="00093530"/>
    <w:rsid w:val="0009397F"/>
    <w:rsid w:val="000B1976"/>
    <w:rsid w:val="000C29CE"/>
    <w:rsid w:val="000D235C"/>
    <w:rsid w:val="000D3540"/>
    <w:rsid w:val="000D6694"/>
    <w:rsid w:val="000D7C3D"/>
    <w:rsid w:val="000F03A6"/>
    <w:rsid w:val="000F22AE"/>
    <w:rsid w:val="000F440E"/>
    <w:rsid w:val="00100759"/>
    <w:rsid w:val="0010560B"/>
    <w:rsid w:val="0011565A"/>
    <w:rsid w:val="00115D2A"/>
    <w:rsid w:val="00117DE7"/>
    <w:rsid w:val="0013264D"/>
    <w:rsid w:val="00135E25"/>
    <w:rsid w:val="0014097C"/>
    <w:rsid w:val="00145A49"/>
    <w:rsid w:val="00146014"/>
    <w:rsid w:val="00154483"/>
    <w:rsid w:val="00170239"/>
    <w:rsid w:val="00184E88"/>
    <w:rsid w:val="001A14E7"/>
    <w:rsid w:val="001D7B02"/>
    <w:rsid w:val="001E62C4"/>
    <w:rsid w:val="001E7D94"/>
    <w:rsid w:val="00230E3A"/>
    <w:rsid w:val="002310E0"/>
    <w:rsid w:val="00231719"/>
    <w:rsid w:val="00246893"/>
    <w:rsid w:val="00253252"/>
    <w:rsid w:val="00256C36"/>
    <w:rsid w:val="002744E0"/>
    <w:rsid w:val="00284F29"/>
    <w:rsid w:val="002B2185"/>
    <w:rsid w:val="002C1CE3"/>
    <w:rsid w:val="002D0688"/>
    <w:rsid w:val="002E0A95"/>
    <w:rsid w:val="002F1915"/>
    <w:rsid w:val="00320343"/>
    <w:rsid w:val="00325BCB"/>
    <w:rsid w:val="0032729B"/>
    <w:rsid w:val="00331A9F"/>
    <w:rsid w:val="00336B94"/>
    <w:rsid w:val="00352791"/>
    <w:rsid w:val="00355345"/>
    <w:rsid w:val="00380399"/>
    <w:rsid w:val="003B709E"/>
    <w:rsid w:val="003C0C6C"/>
    <w:rsid w:val="003C2484"/>
    <w:rsid w:val="003C4470"/>
    <w:rsid w:val="003D2DCA"/>
    <w:rsid w:val="003F2C7E"/>
    <w:rsid w:val="003F6F32"/>
    <w:rsid w:val="0040032C"/>
    <w:rsid w:val="004044B1"/>
    <w:rsid w:val="00413397"/>
    <w:rsid w:val="00437949"/>
    <w:rsid w:val="004452E6"/>
    <w:rsid w:val="00445FDF"/>
    <w:rsid w:val="0044616A"/>
    <w:rsid w:val="0045227A"/>
    <w:rsid w:val="004626DA"/>
    <w:rsid w:val="004727FC"/>
    <w:rsid w:val="00492CF4"/>
    <w:rsid w:val="00493DF5"/>
    <w:rsid w:val="004A357F"/>
    <w:rsid w:val="004A38F8"/>
    <w:rsid w:val="004A456C"/>
    <w:rsid w:val="004B0DD1"/>
    <w:rsid w:val="004B17CB"/>
    <w:rsid w:val="004B3A60"/>
    <w:rsid w:val="004B3A80"/>
    <w:rsid w:val="004C4657"/>
    <w:rsid w:val="004D05EA"/>
    <w:rsid w:val="005015B1"/>
    <w:rsid w:val="005052D6"/>
    <w:rsid w:val="00506FB5"/>
    <w:rsid w:val="00515A7A"/>
    <w:rsid w:val="00531DD9"/>
    <w:rsid w:val="005371EB"/>
    <w:rsid w:val="00546B99"/>
    <w:rsid w:val="005648F0"/>
    <w:rsid w:val="00564FC2"/>
    <w:rsid w:val="0056630C"/>
    <w:rsid w:val="00567DB5"/>
    <w:rsid w:val="00573BBF"/>
    <w:rsid w:val="00577B90"/>
    <w:rsid w:val="005C1309"/>
    <w:rsid w:val="005D73BF"/>
    <w:rsid w:val="005E28E6"/>
    <w:rsid w:val="005E3188"/>
    <w:rsid w:val="005E4923"/>
    <w:rsid w:val="005E7066"/>
    <w:rsid w:val="005E760F"/>
    <w:rsid w:val="005F1FEB"/>
    <w:rsid w:val="005F7B9A"/>
    <w:rsid w:val="00633729"/>
    <w:rsid w:val="00640A4A"/>
    <w:rsid w:val="00645DEF"/>
    <w:rsid w:val="006513B8"/>
    <w:rsid w:val="006533E2"/>
    <w:rsid w:val="006649F5"/>
    <w:rsid w:val="00682354"/>
    <w:rsid w:val="00683003"/>
    <w:rsid w:val="006A389D"/>
    <w:rsid w:val="006C4057"/>
    <w:rsid w:val="006C72FB"/>
    <w:rsid w:val="006E3C63"/>
    <w:rsid w:val="006E4F2C"/>
    <w:rsid w:val="00706B0A"/>
    <w:rsid w:val="00711F0C"/>
    <w:rsid w:val="00713B13"/>
    <w:rsid w:val="007149BF"/>
    <w:rsid w:val="007236E4"/>
    <w:rsid w:val="00727234"/>
    <w:rsid w:val="007300CB"/>
    <w:rsid w:val="00741489"/>
    <w:rsid w:val="00742753"/>
    <w:rsid w:val="00742CC7"/>
    <w:rsid w:val="007547CA"/>
    <w:rsid w:val="0075607C"/>
    <w:rsid w:val="00793B5D"/>
    <w:rsid w:val="007A0556"/>
    <w:rsid w:val="007A5CCB"/>
    <w:rsid w:val="007E3E12"/>
    <w:rsid w:val="007F0A08"/>
    <w:rsid w:val="007F749D"/>
    <w:rsid w:val="008218E1"/>
    <w:rsid w:val="00833B69"/>
    <w:rsid w:val="0085085D"/>
    <w:rsid w:val="00851139"/>
    <w:rsid w:val="008570AA"/>
    <w:rsid w:val="008912AA"/>
    <w:rsid w:val="008A18D2"/>
    <w:rsid w:val="00900222"/>
    <w:rsid w:val="009036B9"/>
    <w:rsid w:val="00903F64"/>
    <w:rsid w:val="00922000"/>
    <w:rsid w:val="00924333"/>
    <w:rsid w:val="009332FA"/>
    <w:rsid w:val="00937E60"/>
    <w:rsid w:val="00943CEA"/>
    <w:rsid w:val="00957A64"/>
    <w:rsid w:val="009658F0"/>
    <w:rsid w:val="009718AB"/>
    <w:rsid w:val="00972BB7"/>
    <w:rsid w:val="00991118"/>
    <w:rsid w:val="0099789C"/>
    <w:rsid w:val="009A1EEB"/>
    <w:rsid w:val="009A31AD"/>
    <w:rsid w:val="009B7436"/>
    <w:rsid w:val="00A016DA"/>
    <w:rsid w:val="00A02801"/>
    <w:rsid w:val="00A036CD"/>
    <w:rsid w:val="00A266EA"/>
    <w:rsid w:val="00A46966"/>
    <w:rsid w:val="00A55BBB"/>
    <w:rsid w:val="00A60F41"/>
    <w:rsid w:val="00A80DEA"/>
    <w:rsid w:val="00A946AC"/>
    <w:rsid w:val="00AA0FD1"/>
    <w:rsid w:val="00AA46FF"/>
    <w:rsid w:val="00AA63D3"/>
    <w:rsid w:val="00AB6C14"/>
    <w:rsid w:val="00AC4586"/>
    <w:rsid w:val="00AD7BF6"/>
    <w:rsid w:val="00AF0D59"/>
    <w:rsid w:val="00B013A8"/>
    <w:rsid w:val="00B01C2B"/>
    <w:rsid w:val="00B17B15"/>
    <w:rsid w:val="00B2235E"/>
    <w:rsid w:val="00B2761C"/>
    <w:rsid w:val="00B300FF"/>
    <w:rsid w:val="00B3363B"/>
    <w:rsid w:val="00B46B50"/>
    <w:rsid w:val="00B53CF9"/>
    <w:rsid w:val="00B73146"/>
    <w:rsid w:val="00B77C9B"/>
    <w:rsid w:val="00B81D1C"/>
    <w:rsid w:val="00B84CB5"/>
    <w:rsid w:val="00BA66FD"/>
    <w:rsid w:val="00BA69E1"/>
    <w:rsid w:val="00BB5016"/>
    <w:rsid w:val="00BF11D7"/>
    <w:rsid w:val="00BF1F9C"/>
    <w:rsid w:val="00BF5A39"/>
    <w:rsid w:val="00BF6553"/>
    <w:rsid w:val="00BF7FC3"/>
    <w:rsid w:val="00C03FD6"/>
    <w:rsid w:val="00C221A3"/>
    <w:rsid w:val="00C31C8B"/>
    <w:rsid w:val="00C53F96"/>
    <w:rsid w:val="00C5700E"/>
    <w:rsid w:val="00C7154D"/>
    <w:rsid w:val="00C8353F"/>
    <w:rsid w:val="00C8511A"/>
    <w:rsid w:val="00C858F0"/>
    <w:rsid w:val="00C95324"/>
    <w:rsid w:val="00CC12EF"/>
    <w:rsid w:val="00CC7DD8"/>
    <w:rsid w:val="00CD00EE"/>
    <w:rsid w:val="00CD10CF"/>
    <w:rsid w:val="00CD2EDF"/>
    <w:rsid w:val="00CD6B7D"/>
    <w:rsid w:val="00CE7233"/>
    <w:rsid w:val="00D01D13"/>
    <w:rsid w:val="00D21BDA"/>
    <w:rsid w:val="00D24DA2"/>
    <w:rsid w:val="00D3503F"/>
    <w:rsid w:val="00D45723"/>
    <w:rsid w:val="00D51392"/>
    <w:rsid w:val="00D568C4"/>
    <w:rsid w:val="00D60611"/>
    <w:rsid w:val="00D6342A"/>
    <w:rsid w:val="00D72B16"/>
    <w:rsid w:val="00D74CCE"/>
    <w:rsid w:val="00D8325A"/>
    <w:rsid w:val="00D867B9"/>
    <w:rsid w:val="00DA42C8"/>
    <w:rsid w:val="00DA5593"/>
    <w:rsid w:val="00DE3F06"/>
    <w:rsid w:val="00E063FA"/>
    <w:rsid w:val="00E06918"/>
    <w:rsid w:val="00E12BD9"/>
    <w:rsid w:val="00E14229"/>
    <w:rsid w:val="00E214A0"/>
    <w:rsid w:val="00E320C4"/>
    <w:rsid w:val="00E35F32"/>
    <w:rsid w:val="00E459FB"/>
    <w:rsid w:val="00E51460"/>
    <w:rsid w:val="00E655FB"/>
    <w:rsid w:val="00E66DAC"/>
    <w:rsid w:val="00E826B1"/>
    <w:rsid w:val="00E84049"/>
    <w:rsid w:val="00E85C70"/>
    <w:rsid w:val="00E85FA4"/>
    <w:rsid w:val="00E90011"/>
    <w:rsid w:val="00E96DB3"/>
    <w:rsid w:val="00EA158C"/>
    <w:rsid w:val="00EB4DFC"/>
    <w:rsid w:val="00EC1264"/>
    <w:rsid w:val="00EE6EB3"/>
    <w:rsid w:val="00EE7B92"/>
    <w:rsid w:val="00F04D77"/>
    <w:rsid w:val="00F05FCC"/>
    <w:rsid w:val="00F26E42"/>
    <w:rsid w:val="00F27A09"/>
    <w:rsid w:val="00F36025"/>
    <w:rsid w:val="00F617EF"/>
    <w:rsid w:val="00F72F0E"/>
    <w:rsid w:val="00F93C77"/>
    <w:rsid w:val="00FA4938"/>
    <w:rsid w:val="00FB1D98"/>
    <w:rsid w:val="00FB6D81"/>
    <w:rsid w:val="00FC09AB"/>
    <w:rsid w:val="00FC10B1"/>
    <w:rsid w:val="00FC18D8"/>
    <w:rsid w:val="00FD30DB"/>
    <w:rsid w:val="00FD55BE"/>
    <w:rsid w:val="00FD6B2B"/>
    <w:rsid w:val="00FE06F9"/>
    <w:rsid w:val="00FF40A4"/>
    <w:rsid w:val="00FF6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4B5C32"/>
  <w15:docId w15:val="{A1DB3815-E897-F741-BC83-21C5719E3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568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371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568C4"/>
  </w:style>
  <w:style w:type="character" w:styleId="Strong">
    <w:name w:val="Strong"/>
    <w:basedOn w:val="DefaultParagraphFont"/>
    <w:uiPriority w:val="22"/>
    <w:qFormat/>
    <w:rsid w:val="00D568C4"/>
    <w:rPr>
      <w:b/>
      <w:bCs/>
    </w:rPr>
  </w:style>
  <w:style w:type="character" w:styleId="Hyperlink">
    <w:name w:val="Hyperlink"/>
    <w:basedOn w:val="DefaultParagraphFont"/>
    <w:uiPriority w:val="99"/>
    <w:unhideWhenUsed/>
    <w:rsid w:val="00D568C4"/>
    <w:rPr>
      <w:color w:val="0000FF"/>
      <w:u w:val="single"/>
    </w:rPr>
  </w:style>
  <w:style w:type="character" w:customStyle="1" w:styleId="Heading2Char">
    <w:name w:val="Heading 2 Char"/>
    <w:basedOn w:val="DefaultParagraphFont"/>
    <w:link w:val="Heading2"/>
    <w:uiPriority w:val="9"/>
    <w:rsid w:val="00D568C4"/>
    <w:rPr>
      <w:rFonts w:ascii="Times New Roman" w:eastAsia="Times New Roman" w:hAnsi="Times New Roman" w:cs="Times New Roman"/>
      <w:b/>
      <w:bCs/>
      <w:sz w:val="36"/>
      <w:szCs w:val="36"/>
    </w:rPr>
  </w:style>
  <w:style w:type="character" w:customStyle="1" w:styleId="g-balancer">
    <w:name w:val="g-balancer"/>
    <w:basedOn w:val="DefaultParagraphFont"/>
    <w:rsid w:val="00D568C4"/>
  </w:style>
  <w:style w:type="paragraph" w:customStyle="1" w:styleId="g-body">
    <w:name w:val="g-body"/>
    <w:basedOn w:val="Normal"/>
    <w:rsid w:val="00D568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371EB"/>
    <w:rPr>
      <w:rFonts w:asciiTheme="majorHAnsi" w:eastAsiaTheme="majorEastAsia" w:hAnsiTheme="majorHAnsi" w:cstheme="majorBidi"/>
      <w:color w:val="1F3763" w:themeColor="accent1" w:themeShade="7F"/>
      <w:sz w:val="24"/>
      <w:szCs w:val="24"/>
    </w:rPr>
  </w:style>
  <w:style w:type="paragraph" w:customStyle="1" w:styleId="chapter-para">
    <w:name w:val="chapter-para"/>
    <w:basedOn w:val="Normal"/>
    <w:rsid w:val="005371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72F0E"/>
    <w:rPr>
      <w:color w:val="605E5C"/>
      <w:shd w:val="clear" w:color="auto" w:fill="E1DFDD"/>
    </w:rPr>
  </w:style>
  <w:style w:type="paragraph" w:styleId="ListParagraph">
    <w:name w:val="List Paragraph"/>
    <w:basedOn w:val="Normal"/>
    <w:uiPriority w:val="34"/>
    <w:qFormat/>
    <w:rsid w:val="00A55BBB"/>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B0DD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B0DD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C10B1"/>
    <w:rPr>
      <w:sz w:val="16"/>
      <w:szCs w:val="16"/>
    </w:rPr>
  </w:style>
  <w:style w:type="paragraph" w:styleId="CommentText">
    <w:name w:val="annotation text"/>
    <w:basedOn w:val="Normal"/>
    <w:link w:val="CommentTextChar"/>
    <w:uiPriority w:val="99"/>
    <w:semiHidden/>
    <w:unhideWhenUsed/>
    <w:rsid w:val="00FC10B1"/>
    <w:pPr>
      <w:spacing w:line="240" w:lineRule="auto"/>
    </w:pPr>
    <w:rPr>
      <w:sz w:val="20"/>
      <w:szCs w:val="20"/>
    </w:rPr>
  </w:style>
  <w:style w:type="character" w:customStyle="1" w:styleId="CommentTextChar">
    <w:name w:val="Comment Text Char"/>
    <w:basedOn w:val="DefaultParagraphFont"/>
    <w:link w:val="CommentText"/>
    <w:uiPriority w:val="99"/>
    <w:semiHidden/>
    <w:rsid w:val="00FC10B1"/>
    <w:rPr>
      <w:sz w:val="20"/>
      <w:szCs w:val="20"/>
    </w:rPr>
  </w:style>
  <w:style w:type="paragraph" w:styleId="CommentSubject">
    <w:name w:val="annotation subject"/>
    <w:basedOn w:val="CommentText"/>
    <w:next w:val="CommentText"/>
    <w:link w:val="CommentSubjectChar"/>
    <w:uiPriority w:val="99"/>
    <w:semiHidden/>
    <w:unhideWhenUsed/>
    <w:rsid w:val="00FC10B1"/>
    <w:rPr>
      <w:b/>
      <w:bCs/>
    </w:rPr>
  </w:style>
  <w:style w:type="character" w:customStyle="1" w:styleId="CommentSubjectChar">
    <w:name w:val="Comment Subject Char"/>
    <w:basedOn w:val="CommentTextChar"/>
    <w:link w:val="CommentSubject"/>
    <w:uiPriority w:val="99"/>
    <w:semiHidden/>
    <w:rsid w:val="00FC10B1"/>
    <w:rPr>
      <w:b/>
      <w:bCs/>
      <w:sz w:val="20"/>
      <w:szCs w:val="20"/>
    </w:rPr>
  </w:style>
  <w:style w:type="paragraph" w:styleId="Revision">
    <w:name w:val="Revision"/>
    <w:hidden/>
    <w:uiPriority w:val="99"/>
    <w:semiHidden/>
    <w:rsid w:val="009A1EEB"/>
    <w:pPr>
      <w:spacing w:after="0" w:line="240" w:lineRule="auto"/>
    </w:pPr>
  </w:style>
  <w:style w:type="character" w:styleId="FollowedHyperlink">
    <w:name w:val="FollowedHyperlink"/>
    <w:basedOn w:val="DefaultParagraphFont"/>
    <w:uiPriority w:val="99"/>
    <w:semiHidden/>
    <w:unhideWhenUsed/>
    <w:rsid w:val="00E85FA4"/>
    <w:rPr>
      <w:color w:val="954F72" w:themeColor="followedHyperlink"/>
      <w:u w:val="single"/>
    </w:rPr>
  </w:style>
  <w:style w:type="paragraph" w:customStyle="1" w:styleId="EndNoteBibliographyTitle">
    <w:name w:val="EndNote Bibliography Title"/>
    <w:basedOn w:val="Normal"/>
    <w:link w:val="EndNoteBibliographyTitleChar"/>
    <w:rsid w:val="00F27A0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27A09"/>
    <w:rPr>
      <w:rFonts w:ascii="Calibri" w:hAnsi="Calibri" w:cs="Calibri"/>
      <w:noProof/>
    </w:rPr>
  </w:style>
  <w:style w:type="paragraph" w:customStyle="1" w:styleId="EndNoteBibliography">
    <w:name w:val="EndNote Bibliography"/>
    <w:basedOn w:val="Normal"/>
    <w:link w:val="EndNoteBibliographyChar"/>
    <w:rsid w:val="00F27A09"/>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27A09"/>
    <w:rPr>
      <w:rFonts w:ascii="Calibri" w:hAnsi="Calibri" w:cs="Calibri"/>
      <w:noProof/>
    </w:rPr>
  </w:style>
  <w:style w:type="character" w:customStyle="1" w:styleId="fm-citation-ids-label">
    <w:name w:val="fm-citation-ids-label"/>
    <w:basedOn w:val="DefaultParagraphFont"/>
    <w:rsid w:val="006C40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515413">
      <w:bodyDiv w:val="1"/>
      <w:marLeft w:val="0"/>
      <w:marRight w:val="0"/>
      <w:marTop w:val="0"/>
      <w:marBottom w:val="0"/>
      <w:divBdr>
        <w:top w:val="none" w:sz="0" w:space="0" w:color="auto"/>
        <w:left w:val="none" w:sz="0" w:space="0" w:color="auto"/>
        <w:bottom w:val="none" w:sz="0" w:space="0" w:color="auto"/>
        <w:right w:val="none" w:sz="0" w:space="0" w:color="auto"/>
      </w:divBdr>
      <w:divsChild>
        <w:div w:id="2125074099">
          <w:marLeft w:val="547"/>
          <w:marRight w:val="0"/>
          <w:marTop w:val="0"/>
          <w:marBottom w:val="0"/>
          <w:divBdr>
            <w:top w:val="none" w:sz="0" w:space="0" w:color="auto"/>
            <w:left w:val="none" w:sz="0" w:space="0" w:color="auto"/>
            <w:bottom w:val="none" w:sz="0" w:space="0" w:color="auto"/>
            <w:right w:val="none" w:sz="0" w:space="0" w:color="auto"/>
          </w:divBdr>
        </w:div>
      </w:divsChild>
    </w:div>
    <w:div w:id="76484675">
      <w:bodyDiv w:val="1"/>
      <w:marLeft w:val="0"/>
      <w:marRight w:val="0"/>
      <w:marTop w:val="0"/>
      <w:marBottom w:val="0"/>
      <w:divBdr>
        <w:top w:val="none" w:sz="0" w:space="0" w:color="auto"/>
        <w:left w:val="none" w:sz="0" w:space="0" w:color="auto"/>
        <w:bottom w:val="none" w:sz="0" w:space="0" w:color="auto"/>
        <w:right w:val="none" w:sz="0" w:space="0" w:color="auto"/>
      </w:divBdr>
    </w:div>
    <w:div w:id="206257680">
      <w:bodyDiv w:val="1"/>
      <w:marLeft w:val="0"/>
      <w:marRight w:val="0"/>
      <w:marTop w:val="0"/>
      <w:marBottom w:val="0"/>
      <w:divBdr>
        <w:top w:val="none" w:sz="0" w:space="0" w:color="auto"/>
        <w:left w:val="none" w:sz="0" w:space="0" w:color="auto"/>
        <w:bottom w:val="none" w:sz="0" w:space="0" w:color="auto"/>
        <w:right w:val="none" w:sz="0" w:space="0" w:color="auto"/>
      </w:divBdr>
    </w:div>
    <w:div w:id="595986045">
      <w:bodyDiv w:val="1"/>
      <w:marLeft w:val="0"/>
      <w:marRight w:val="0"/>
      <w:marTop w:val="0"/>
      <w:marBottom w:val="0"/>
      <w:divBdr>
        <w:top w:val="none" w:sz="0" w:space="0" w:color="auto"/>
        <w:left w:val="none" w:sz="0" w:space="0" w:color="auto"/>
        <w:bottom w:val="none" w:sz="0" w:space="0" w:color="auto"/>
        <w:right w:val="none" w:sz="0" w:space="0" w:color="auto"/>
      </w:divBdr>
      <w:divsChild>
        <w:div w:id="150876739">
          <w:marLeft w:val="187"/>
          <w:marRight w:val="0"/>
          <w:marTop w:val="0"/>
          <w:marBottom w:val="50"/>
          <w:divBdr>
            <w:top w:val="none" w:sz="0" w:space="0" w:color="auto"/>
            <w:left w:val="none" w:sz="0" w:space="0" w:color="auto"/>
            <w:bottom w:val="none" w:sz="0" w:space="0" w:color="auto"/>
            <w:right w:val="none" w:sz="0" w:space="0" w:color="auto"/>
          </w:divBdr>
        </w:div>
        <w:div w:id="306401380">
          <w:marLeft w:val="187"/>
          <w:marRight w:val="0"/>
          <w:marTop w:val="0"/>
          <w:marBottom w:val="50"/>
          <w:divBdr>
            <w:top w:val="none" w:sz="0" w:space="0" w:color="auto"/>
            <w:left w:val="none" w:sz="0" w:space="0" w:color="auto"/>
            <w:bottom w:val="none" w:sz="0" w:space="0" w:color="auto"/>
            <w:right w:val="none" w:sz="0" w:space="0" w:color="auto"/>
          </w:divBdr>
        </w:div>
      </w:divsChild>
    </w:div>
    <w:div w:id="703678112">
      <w:bodyDiv w:val="1"/>
      <w:marLeft w:val="0"/>
      <w:marRight w:val="0"/>
      <w:marTop w:val="0"/>
      <w:marBottom w:val="0"/>
      <w:divBdr>
        <w:top w:val="none" w:sz="0" w:space="0" w:color="auto"/>
        <w:left w:val="none" w:sz="0" w:space="0" w:color="auto"/>
        <w:bottom w:val="none" w:sz="0" w:space="0" w:color="auto"/>
        <w:right w:val="none" w:sz="0" w:space="0" w:color="auto"/>
      </w:divBdr>
    </w:div>
    <w:div w:id="743530382">
      <w:bodyDiv w:val="1"/>
      <w:marLeft w:val="0"/>
      <w:marRight w:val="0"/>
      <w:marTop w:val="0"/>
      <w:marBottom w:val="0"/>
      <w:divBdr>
        <w:top w:val="none" w:sz="0" w:space="0" w:color="auto"/>
        <w:left w:val="none" w:sz="0" w:space="0" w:color="auto"/>
        <w:bottom w:val="none" w:sz="0" w:space="0" w:color="auto"/>
        <w:right w:val="none" w:sz="0" w:space="0" w:color="auto"/>
      </w:divBdr>
    </w:div>
    <w:div w:id="956253473">
      <w:bodyDiv w:val="1"/>
      <w:marLeft w:val="0"/>
      <w:marRight w:val="0"/>
      <w:marTop w:val="0"/>
      <w:marBottom w:val="0"/>
      <w:divBdr>
        <w:top w:val="none" w:sz="0" w:space="0" w:color="auto"/>
        <w:left w:val="none" w:sz="0" w:space="0" w:color="auto"/>
        <w:bottom w:val="none" w:sz="0" w:space="0" w:color="auto"/>
        <w:right w:val="none" w:sz="0" w:space="0" w:color="auto"/>
      </w:divBdr>
    </w:div>
    <w:div w:id="1128352365">
      <w:bodyDiv w:val="1"/>
      <w:marLeft w:val="0"/>
      <w:marRight w:val="0"/>
      <w:marTop w:val="0"/>
      <w:marBottom w:val="0"/>
      <w:divBdr>
        <w:top w:val="none" w:sz="0" w:space="0" w:color="auto"/>
        <w:left w:val="none" w:sz="0" w:space="0" w:color="auto"/>
        <w:bottom w:val="none" w:sz="0" w:space="0" w:color="auto"/>
        <w:right w:val="none" w:sz="0" w:space="0" w:color="auto"/>
      </w:divBdr>
    </w:div>
    <w:div w:id="1215192608">
      <w:bodyDiv w:val="1"/>
      <w:marLeft w:val="0"/>
      <w:marRight w:val="0"/>
      <w:marTop w:val="0"/>
      <w:marBottom w:val="0"/>
      <w:divBdr>
        <w:top w:val="none" w:sz="0" w:space="0" w:color="auto"/>
        <w:left w:val="none" w:sz="0" w:space="0" w:color="auto"/>
        <w:bottom w:val="none" w:sz="0" w:space="0" w:color="auto"/>
        <w:right w:val="none" w:sz="0" w:space="0" w:color="auto"/>
      </w:divBdr>
    </w:div>
    <w:div w:id="1359937698">
      <w:bodyDiv w:val="1"/>
      <w:marLeft w:val="0"/>
      <w:marRight w:val="0"/>
      <w:marTop w:val="0"/>
      <w:marBottom w:val="0"/>
      <w:divBdr>
        <w:top w:val="none" w:sz="0" w:space="0" w:color="auto"/>
        <w:left w:val="none" w:sz="0" w:space="0" w:color="auto"/>
        <w:bottom w:val="none" w:sz="0" w:space="0" w:color="auto"/>
        <w:right w:val="none" w:sz="0" w:space="0" w:color="auto"/>
      </w:divBdr>
    </w:div>
    <w:div w:id="151769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python.org/3/library/sqlite3.html"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08EE1-5742-4840-BFF2-0282D160F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12</Pages>
  <Words>3737</Words>
  <Characters>21306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Weihan Liu</cp:lastModifiedBy>
  <cp:revision>90</cp:revision>
  <dcterms:created xsi:type="dcterms:W3CDTF">2020-07-07T17:24:00Z</dcterms:created>
  <dcterms:modified xsi:type="dcterms:W3CDTF">2020-07-11T21:13:00Z</dcterms:modified>
</cp:coreProperties>
</file>